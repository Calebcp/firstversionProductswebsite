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eastAsiaTheme="minorEastAsia"/>
          <w:lang w:val="en-US" w:eastAsia="zh-CN"/>
        </w:rPr>
      </w:pPr>
      <w:r>
        <w:rPr>
          <w:rFonts w:hint="eastAsia"/>
          <w:lang w:val="en-US" w:eastAsia="zh-CN"/>
        </w:rPr>
        <w:t>导论</w:t>
      </w:r>
    </w:p>
    <w:p>
      <w:pPr>
        <w:numPr>
          <w:ilvl w:val="0"/>
          <w:numId w:val="1"/>
        </w:numPr>
      </w:pPr>
      <w:r>
        <w:rPr>
          <w:rFonts w:hint="eastAsia"/>
        </w:rPr>
        <w:t>The system bus includes address bus</w:t>
      </w:r>
      <w:r>
        <w:rPr>
          <w:rFonts w:hint="eastAsia"/>
          <w:lang w:val="en-US" w:eastAsia="zh-CN"/>
        </w:rPr>
        <w:t>,</w:t>
      </w:r>
      <w:r>
        <w:rPr>
          <w:rFonts w:hint="eastAsia"/>
        </w:rPr>
        <w:t xml:space="preserve"> control bus and (    ) bus.</w:t>
      </w:r>
    </w:p>
    <w:p>
      <w:pPr>
        <w:ind w:firstLine="630" w:firstLineChars="300"/>
      </w:pPr>
      <w:r>
        <w:rPr>
          <w:rFonts w:hint="eastAsia"/>
          <w:color w:val="FF0000"/>
        </w:rPr>
        <w:t>A.data</w:t>
      </w:r>
      <w:r>
        <w:rPr>
          <w:rFonts w:hint="eastAsia"/>
        </w:rPr>
        <w:t xml:space="preserve">    B.character     C.signal     D.input</w:t>
      </w:r>
    </w:p>
    <w:p>
      <w:pPr>
        <w:numPr>
          <w:ilvl w:val="0"/>
          <w:numId w:val="1"/>
        </w:numPr>
      </w:pPr>
      <w:r>
        <w:rPr>
          <w:rFonts w:hint="eastAsia"/>
        </w:rPr>
        <w:t>Any program must be loaded into (    ) to be executed by the CPU.</w:t>
      </w:r>
    </w:p>
    <w:p>
      <w:pPr>
        <w:numPr>
          <w:ilvl w:val="0"/>
          <w:numId w:val="2"/>
        </w:numPr>
        <w:ind w:firstLine="630" w:firstLineChars="300"/>
      </w:pPr>
      <w:r>
        <w:rPr>
          <w:rFonts w:hint="eastAsia"/>
        </w:rPr>
        <w:t xml:space="preserve">Disk     B.Hard Disk    </w:t>
      </w:r>
      <w:r>
        <w:rPr>
          <w:rFonts w:hint="eastAsia"/>
          <w:color w:val="FF0000"/>
        </w:rPr>
        <w:t xml:space="preserve"> C.Internal Storage</w:t>
      </w:r>
      <w:r>
        <w:rPr>
          <w:rFonts w:hint="eastAsia"/>
        </w:rPr>
        <w:t xml:space="preserve">     D.External Storage</w:t>
      </w:r>
    </w:p>
    <w:p>
      <w:pPr>
        <w:numPr>
          <w:ilvl w:val="0"/>
          <w:numId w:val="1"/>
        </w:numPr>
      </w:pPr>
      <w:r>
        <w:rPr>
          <w:rFonts w:hint="eastAsia"/>
        </w:rPr>
        <w:t>The two main components of a computer are (    ).</w:t>
      </w:r>
    </w:p>
    <w:p>
      <w:pPr>
        <w:tabs>
          <w:tab w:val="left" w:pos="312"/>
        </w:tabs>
        <w:rPr>
          <w:rFonts w:hint="eastAsia"/>
        </w:rPr>
      </w:pPr>
      <w:r>
        <w:t>Hint: Choose the most important option.</w:t>
      </w:r>
    </w:p>
    <w:p>
      <w:pPr>
        <w:numPr>
          <w:ilvl w:val="0"/>
          <w:numId w:val="3"/>
        </w:numPr>
      </w:pPr>
      <w:r>
        <w:rPr>
          <w:rFonts w:hint="eastAsia"/>
          <w:color w:val="FF0000"/>
        </w:rPr>
        <w:t xml:space="preserve">Arithmetic unit and Controller     </w:t>
      </w:r>
      <w:r>
        <w:rPr>
          <w:rFonts w:hint="eastAsia"/>
        </w:rPr>
        <w:t>B.Controllers and Registers</w:t>
      </w:r>
    </w:p>
    <w:p>
      <w:pPr>
        <w:numPr>
          <w:ilvl w:val="0"/>
          <w:numId w:val="3"/>
        </w:numPr>
      </w:pPr>
      <w:r>
        <w:rPr>
          <w:rFonts w:hint="eastAsia"/>
        </w:rPr>
        <w:t>Arithmetic and RAM     D.Controller and RAM</w:t>
      </w:r>
    </w:p>
    <w:p>
      <w:pPr>
        <w:numPr>
          <w:ilvl w:val="0"/>
          <w:numId w:val="1"/>
        </w:numPr>
      </w:pPr>
      <w:r>
        <w:rPr>
          <w:rFonts w:hint="eastAsia"/>
        </w:rPr>
        <w:t>The decimal number 83 corresponds to the binary number (    ).</w:t>
      </w:r>
    </w:p>
    <w:p>
      <w:r>
        <w:rPr>
          <w:rFonts w:hint="eastAsia"/>
        </w:rPr>
        <w:t xml:space="preserve">      A.10011     </w:t>
      </w:r>
      <w:r>
        <w:rPr>
          <w:rFonts w:hint="eastAsia"/>
          <w:color w:val="FF0000"/>
        </w:rPr>
        <w:t>B.1010011</w:t>
      </w:r>
      <w:r>
        <w:rPr>
          <w:rFonts w:hint="eastAsia"/>
        </w:rPr>
        <w:t xml:space="preserve">     C.1100101     D.1111101</w:t>
      </w:r>
    </w:p>
    <w:p>
      <w:pPr>
        <w:numPr>
          <w:ilvl w:val="0"/>
          <w:numId w:val="1"/>
        </w:numPr>
      </w:pPr>
      <w:r>
        <w:rPr>
          <w:rFonts w:hint="eastAsia"/>
        </w:rPr>
        <w:t>The basic structure of the algorithm does not include (    ).</w:t>
      </w:r>
    </w:p>
    <w:p>
      <w:pPr>
        <w:numPr>
          <w:ilvl w:val="0"/>
          <w:numId w:val="4"/>
        </w:numPr>
      </w:pPr>
      <w:r>
        <w:rPr>
          <w:rFonts w:hint="eastAsia"/>
          <w:color w:val="FF0000"/>
        </w:rPr>
        <w:t>logical structure</w:t>
      </w:r>
      <w:r>
        <w:rPr>
          <w:rFonts w:hint="eastAsia"/>
        </w:rPr>
        <w:t xml:space="preserve">     B.selective structure     </w:t>
      </w:r>
    </w:p>
    <w:p>
      <w:pPr>
        <w:numPr>
          <w:ilvl w:val="0"/>
          <w:numId w:val="4"/>
        </w:numPr>
      </w:pPr>
      <w:r>
        <w:rPr>
          <w:rFonts w:hint="eastAsia"/>
        </w:rPr>
        <w:t>loop structure    D.sequential structure</w:t>
      </w:r>
    </w:p>
    <w:p>
      <w:pPr>
        <w:numPr>
          <w:ilvl w:val="0"/>
          <w:numId w:val="1"/>
        </w:numPr>
      </w:pPr>
      <w:r>
        <w:rPr>
          <w:rFonts w:hint="eastAsia"/>
        </w:rPr>
        <w:t>The protocol used for sending and receiving E-mail on the Internet is (    ).</w:t>
      </w:r>
    </w:p>
    <w:p>
      <w:pPr>
        <w:numPr>
          <w:ilvl w:val="0"/>
          <w:numId w:val="5"/>
        </w:numPr>
        <w:rPr>
          <w:color w:val="000000" w:themeColor="text1"/>
          <w14:textFill>
            <w14:solidFill>
              <w14:schemeClr w14:val="tx1"/>
            </w14:solidFill>
          </w14:textFill>
        </w:rPr>
      </w:pPr>
      <w:r>
        <w:rPr>
          <w:rFonts w:hint="eastAsia"/>
        </w:rPr>
        <w:t xml:space="preserve">TCP/IP     B.IPX/SPX     </w:t>
      </w:r>
      <w:r>
        <w:rPr>
          <w:rFonts w:hint="eastAsia"/>
          <w:color w:val="FF0000"/>
        </w:rPr>
        <w:t xml:space="preserve">C.P0P3/SMTP    </w:t>
      </w:r>
      <w:r>
        <w:rPr>
          <w:rFonts w:hint="eastAsia"/>
          <w:color w:val="000000" w:themeColor="text1"/>
          <w14:textFill>
            <w14:solidFill>
              <w14:schemeClr w14:val="tx1"/>
            </w14:solidFill>
          </w14:textFill>
        </w:rPr>
        <w:t>D.NetBEUI</w:t>
      </w:r>
    </w:p>
    <w:p>
      <w:pPr>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The .MOV extension is usually a (    ) file.</w:t>
      </w:r>
    </w:p>
    <w:p>
      <w:pPr>
        <w:numPr>
          <w:ilvl w:val="0"/>
          <w:numId w:val="6"/>
        </w:numPr>
        <w:ind w:firstLine="630" w:firstLineChars="30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audio     </w:t>
      </w:r>
      <w:r>
        <w:rPr>
          <w:rFonts w:hint="eastAsia"/>
          <w:color w:val="FF0000"/>
        </w:rPr>
        <w:t>B.video</w:t>
      </w:r>
      <w:r>
        <w:rPr>
          <w:rFonts w:hint="eastAsia"/>
          <w:color w:val="000000" w:themeColor="text1"/>
          <w14:textFill>
            <w14:solidFill>
              <w14:schemeClr w14:val="tx1"/>
            </w14:solidFill>
          </w14:textFill>
        </w:rPr>
        <w:t xml:space="preserve">     C.picture     D.text</w:t>
      </w:r>
    </w:p>
    <w:p>
      <w:pPr>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Which of the following is not a function of the operating system(    )</w:t>
      </w:r>
    </w:p>
    <w:p>
      <w:pPr>
        <w:numPr>
          <w:ilvl w:val="0"/>
          <w:numId w:val="7"/>
        </w:numPr>
        <w:rPr>
          <w:color w:val="000000" w:themeColor="text1"/>
          <w14:textFill>
            <w14:solidFill>
              <w14:schemeClr w14:val="tx1"/>
            </w14:solidFill>
          </w14:textFill>
        </w:rPr>
      </w:pPr>
      <w:r>
        <w:rPr>
          <w:rFonts w:hint="eastAsia"/>
          <w:color w:val="000000" w:themeColor="text1"/>
          <w14:textFill>
            <w14:solidFill>
              <w14:schemeClr w14:val="tx1"/>
            </w14:solidFill>
          </w14:textFill>
        </w:rPr>
        <w:t>Manage the hardware and software resources of the computer.</w:t>
      </w:r>
    </w:p>
    <w:p>
      <w:pPr>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Organize computer workflow properly</w:t>
      </w:r>
      <w:r>
        <w:rPr>
          <w:rFonts w:hint="eastAsia"/>
          <w:color w:val="000000" w:themeColor="text1"/>
          <w14:textFill>
            <w14:solidFill>
              <w14:schemeClr w14:val="tx1"/>
            </w14:solidFill>
          </w14:textFill>
        </w:rPr>
        <w:t>.</w:t>
      </w:r>
    </w:p>
    <w:p>
      <w:pPr>
        <w:numPr>
          <w:ilvl w:val="0"/>
          <w:numId w:val="7"/>
        </w:numPr>
        <w:rPr>
          <w:color w:val="FF0000"/>
        </w:rPr>
      </w:pPr>
      <w:r>
        <w:rPr>
          <w:color w:val="FF0000"/>
        </w:rPr>
        <w:t>Complete "translation" of high-level language programs</w:t>
      </w:r>
      <w:r>
        <w:rPr>
          <w:rFonts w:hint="eastAsia"/>
          <w:color w:val="FF0000"/>
        </w:rPr>
        <w:t>.</w:t>
      </w:r>
    </w:p>
    <w:p>
      <w:pPr>
        <w:numPr>
          <w:ilvl w:val="0"/>
          <w:numId w:val="7"/>
        </w:numPr>
        <w:rPr>
          <w:color w:val="000000" w:themeColor="text1"/>
          <w14:textFill>
            <w14:solidFill>
              <w14:schemeClr w14:val="tx1"/>
            </w14:solidFill>
          </w14:textFill>
        </w:rPr>
      </w:pPr>
      <w:r>
        <w:rPr>
          <w:color w:val="000000" w:themeColor="text1"/>
          <w14:textFill>
            <w14:solidFill>
              <w14:schemeClr w14:val="tx1"/>
            </w14:solidFill>
          </w14:textFill>
        </w:rPr>
        <w:t>To provide users with convenient, effective and safe working environment</w:t>
      </w:r>
      <w:r>
        <w:rPr>
          <w:rFonts w:hint="eastAsia"/>
          <w:color w:val="000000" w:themeColor="text1"/>
          <w14:textFill>
            <w14:solidFill>
              <w14:schemeClr w14:val="tx1"/>
            </w14:solidFill>
          </w14:textFill>
        </w:rPr>
        <w:t>.</w:t>
      </w:r>
    </w:p>
    <w:p>
      <w:pPr>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If the time slice of a time-sharing system is constant, then (    ), the longer the response time is.</w:t>
      </w:r>
    </w:p>
    <w:p>
      <w:pPr>
        <w:numPr>
          <w:ilvl w:val="0"/>
          <w:numId w:val="8"/>
        </w:numPr>
        <w:ind w:firstLine="630" w:firstLineChars="30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The fewer users     </w:t>
      </w:r>
      <w:r>
        <w:rPr>
          <w:rFonts w:hint="eastAsia"/>
          <w:color w:val="FF0000"/>
        </w:rPr>
        <w:t>B.The more users</w:t>
      </w:r>
      <w:r>
        <w:rPr>
          <w:rFonts w:hint="eastAsia"/>
          <w:color w:val="000000" w:themeColor="text1"/>
          <w14:textFill>
            <w14:solidFill>
              <w14:schemeClr w14:val="tx1"/>
            </w14:solidFill>
          </w14:textFill>
        </w:rPr>
        <w:t xml:space="preserve">     </w:t>
      </w:r>
    </w:p>
    <w:p>
      <w:pPr>
        <w:ind w:left="630" w:leftChars="300"/>
        <w:rPr>
          <w:color w:val="000000" w:themeColor="text1"/>
          <w14:textFill>
            <w14:solidFill>
              <w14:schemeClr w14:val="tx1"/>
            </w14:solidFill>
          </w14:textFill>
        </w:rPr>
      </w:pPr>
      <w:r>
        <w:rPr>
          <w:rFonts w:hint="eastAsia"/>
          <w:color w:val="000000" w:themeColor="text1"/>
          <w14:textFill>
            <w14:solidFill>
              <w14:schemeClr w14:val="tx1"/>
            </w14:solidFill>
          </w14:textFill>
        </w:rPr>
        <w:t>C.The less memory     D.The more memory</w:t>
      </w:r>
    </w:p>
    <w:p>
      <w:pPr>
        <w:jc w:val="left"/>
        <w:rPr>
          <w:sz w:val="28"/>
        </w:rPr>
      </w:pPr>
    </w:p>
    <w:p>
      <w:pPr>
        <w:jc w:val="left"/>
        <w:rPr>
          <w:rFonts w:hint="default" w:eastAsiaTheme="minorEastAsia"/>
          <w:sz w:val="18"/>
          <w:szCs w:val="18"/>
          <w:lang w:val="en-US" w:eastAsia="zh-CN"/>
        </w:rPr>
      </w:pPr>
      <w:r>
        <w:rPr>
          <w:rFonts w:hint="eastAsia"/>
          <w:sz w:val="18"/>
          <w:szCs w:val="18"/>
          <w:lang w:val="en-US" w:eastAsia="zh-CN"/>
        </w:rPr>
        <w:t>True/False</w:t>
      </w:r>
    </w:p>
    <w:p>
      <w:pPr>
        <w:numPr>
          <w:ilvl w:val="0"/>
          <w:numId w:val="9"/>
        </w:numPr>
        <w:jc w:val="left"/>
        <w:rPr>
          <w:sz w:val="18"/>
          <w:szCs w:val="18"/>
        </w:rPr>
      </w:pPr>
      <w:r>
        <w:rPr>
          <w:rFonts w:hint="eastAsia"/>
          <w:sz w:val="18"/>
          <w:szCs w:val="18"/>
        </w:rPr>
        <w:t>A CPU is an integrated circuit.                   (True)</w:t>
      </w:r>
    </w:p>
    <w:p>
      <w:pPr>
        <w:numPr>
          <w:ilvl w:val="0"/>
          <w:numId w:val="9"/>
        </w:numPr>
        <w:jc w:val="left"/>
        <w:rPr>
          <w:sz w:val="18"/>
          <w:szCs w:val="18"/>
        </w:rPr>
      </w:pPr>
      <w:r>
        <w:rPr>
          <w:rFonts w:hint="eastAsia"/>
          <w:sz w:val="18"/>
          <w:szCs w:val="18"/>
        </w:rPr>
        <w:t>We can divide the computer hardware devices into 4 basic categories:System unit,Input/Output devices,Secondary storage devices,</w:t>
      </w:r>
      <w:r>
        <w:rPr>
          <w:rFonts w:hint="eastAsia"/>
          <w:sz w:val="18"/>
          <w:szCs w:val="18"/>
          <w:lang w:val="en-US" w:eastAsia="zh-CN"/>
        </w:rPr>
        <w:t xml:space="preserve"> and </w:t>
      </w:r>
      <w:r>
        <w:rPr>
          <w:rFonts w:hint="eastAsia"/>
          <w:sz w:val="18"/>
          <w:szCs w:val="18"/>
        </w:rPr>
        <w:t>Communications devices.                    (True)</w:t>
      </w:r>
    </w:p>
    <w:p>
      <w:pPr>
        <w:numPr>
          <w:ilvl w:val="0"/>
          <w:numId w:val="9"/>
        </w:numPr>
        <w:jc w:val="left"/>
        <w:rPr>
          <w:sz w:val="18"/>
          <w:szCs w:val="18"/>
        </w:rPr>
      </w:pPr>
      <w:r>
        <w:rPr>
          <w:rFonts w:hint="eastAsia"/>
          <w:sz w:val="18"/>
          <w:szCs w:val="18"/>
        </w:rPr>
        <w:t>The arithmetic</w:t>
      </w:r>
      <w:r>
        <w:rPr>
          <w:rFonts w:hint="eastAsia"/>
          <w:sz w:val="18"/>
          <w:szCs w:val="18"/>
          <w:lang w:val="en-US" w:eastAsia="zh-CN"/>
        </w:rPr>
        <w:t xml:space="preserve"> </w:t>
      </w:r>
      <w:r>
        <w:rPr>
          <w:rFonts w:hint="eastAsia"/>
          <w:sz w:val="18"/>
          <w:szCs w:val="18"/>
        </w:rPr>
        <w:t>logic unit(A</w:t>
      </w:r>
      <w:r>
        <w:rPr>
          <w:rFonts w:hint="eastAsia"/>
          <w:sz w:val="18"/>
          <w:szCs w:val="18"/>
          <w:lang w:val="en-US" w:eastAsia="zh-CN"/>
        </w:rPr>
        <w:t>L</w:t>
      </w:r>
      <w:r>
        <w:rPr>
          <w:rFonts w:hint="eastAsia"/>
          <w:sz w:val="18"/>
          <w:szCs w:val="18"/>
        </w:rPr>
        <w:t>U) is only capable of performing basic arithmetic operations.                              (False)</w:t>
      </w:r>
    </w:p>
    <w:p>
      <w:pPr>
        <w:numPr>
          <w:ilvl w:val="0"/>
          <w:numId w:val="9"/>
        </w:numPr>
        <w:jc w:val="left"/>
        <w:rPr>
          <w:sz w:val="18"/>
          <w:szCs w:val="18"/>
        </w:rPr>
      </w:pPr>
      <w:r>
        <w:rPr>
          <w:rFonts w:hint="eastAsia"/>
          <w:sz w:val="18"/>
          <w:szCs w:val="18"/>
        </w:rPr>
        <w:t>The steps of the Fetch-Execute Cycle</w:t>
      </w:r>
      <w:r>
        <w:rPr>
          <w:rFonts w:hint="eastAsia"/>
          <w:sz w:val="18"/>
          <w:szCs w:val="18"/>
          <w:lang w:val="en-US" w:eastAsia="zh-CN"/>
        </w:rPr>
        <w:t xml:space="preserve"> are as follows</w:t>
      </w:r>
      <w:r>
        <w:rPr>
          <w:rFonts w:hint="eastAsia"/>
          <w:sz w:val="18"/>
          <w:szCs w:val="18"/>
        </w:rPr>
        <w:t>:</w:t>
      </w:r>
      <w:r>
        <w:rPr>
          <w:rFonts w:hint="eastAsia"/>
          <w:sz w:val="18"/>
          <w:szCs w:val="18"/>
          <w:lang w:val="en-US" w:eastAsia="zh-CN"/>
        </w:rPr>
        <w:t xml:space="preserve"> </w:t>
      </w:r>
      <w:r>
        <w:rPr>
          <w:rFonts w:hint="eastAsia"/>
          <w:sz w:val="18"/>
          <w:szCs w:val="18"/>
        </w:rPr>
        <w:t>fetch the current instruction,decode the instruction,get data if needed,execute the instruction.   (</w:t>
      </w:r>
      <w:r>
        <w:rPr>
          <w:sz w:val="18"/>
          <w:szCs w:val="18"/>
        </w:rPr>
        <w:t>True</w:t>
      </w:r>
      <w:r>
        <w:rPr>
          <w:rFonts w:hint="eastAsia"/>
          <w:sz w:val="18"/>
          <w:szCs w:val="18"/>
        </w:rPr>
        <w:t>)</w:t>
      </w:r>
    </w:p>
    <w:p>
      <w:pPr>
        <w:numPr>
          <w:ilvl w:val="0"/>
          <w:numId w:val="9"/>
        </w:numPr>
        <w:jc w:val="left"/>
        <w:rPr>
          <w:sz w:val="18"/>
          <w:szCs w:val="18"/>
        </w:rPr>
      </w:pPr>
      <w:r>
        <w:rPr>
          <w:rFonts w:hint="eastAsia"/>
          <w:sz w:val="18"/>
          <w:szCs w:val="18"/>
        </w:rPr>
        <w:t>The von Neumann architecture is the underlying architecture of most of today`s computer,which has f</w:t>
      </w:r>
      <w:r>
        <w:rPr>
          <w:rFonts w:hint="eastAsia"/>
          <w:sz w:val="18"/>
          <w:szCs w:val="18"/>
          <w:lang w:val="en-US" w:eastAsia="zh-CN"/>
        </w:rPr>
        <w:t>our</w:t>
      </w:r>
      <w:r>
        <w:rPr>
          <w:rFonts w:hint="eastAsia"/>
          <w:sz w:val="18"/>
          <w:szCs w:val="18"/>
        </w:rPr>
        <w:t xml:space="preserve"> parts:</w:t>
      </w:r>
      <w:r>
        <w:rPr>
          <w:rFonts w:hint="eastAsia"/>
          <w:sz w:val="18"/>
          <w:szCs w:val="18"/>
          <w:lang w:val="en-US" w:eastAsia="zh-CN"/>
        </w:rPr>
        <w:t xml:space="preserve"> </w:t>
      </w:r>
      <w:r>
        <w:rPr>
          <w:rFonts w:hint="eastAsia"/>
          <w:sz w:val="18"/>
          <w:szCs w:val="18"/>
        </w:rPr>
        <w:t>the control unit</w:t>
      </w:r>
      <w:r>
        <w:rPr>
          <w:rFonts w:hint="eastAsia"/>
          <w:sz w:val="18"/>
          <w:szCs w:val="18"/>
          <w:lang w:val="en-US" w:eastAsia="zh-CN"/>
        </w:rPr>
        <w:t xml:space="preserve">, </w:t>
      </w:r>
      <w:r>
        <w:rPr>
          <w:rFonts w:hint="eastAsia"/>
          <w:sz w:val="18"/>
          <w:szCs w:val="18"/>
        </w:rPr>
        <w:t>the arithmetic/logic unit,</w:t>
      </w:r>
      <w:r>
        <w:rPr>
          <w:rFonts w:hint="eastAsia"/>
          <w:sz w:val="18"/>
          <w:szCs w:val="18"/>
          <w:lang w:val="en-US" w:eastAsia="zh-CN"/>
        </w:rPr>
        <w:t xml:space="preserve"> </w:t>
      </w:r>
      <w:r>
        <w:rPr>
          <w:rFonts w:hint="eastAsia"/>
          <w:sz w:val="18"/>
          <w:szCs w:val="18"/>
        </w:rPr>
        <w:t>memory,</w:t>
      </w:r>
      <w:r>
        <w:rPr>
          <w:rFonts w:hint="eastAsia"/>
          <w:sz w:val="18"/>
          <w:szCs w:val="18"/>
          <w:lang w:val="en-US" w:eastAsia="zh-CN"/>
        </w:rPr>
        <w:t xml:space="preserve"> and </w:t>
      </w:r>
      <w:r>
        <w:rPr>
          <w:rFonts w:hint="eastAsia"/>
          <w:sz w:val="18"/>
          <w:szCs w:val="18"/>
        </w:rPr>
        <w:t>input</w:t>
      </w:r>
      <w:r>
        <w:rPr>
          <w:rFonts w:hint="eastAsia"/>
          <w:sz w:val="18"/>
          <w:szCs w:val="18"/>
          <w:lang w:val="en-US" w:eastAsia="zh-CN"/>
        </w:rPr>
        <w:t>/output</w:t>
      </w:r>
      <w:r>
        <w:rPr>
          <w:rFonts w:hint="eastAsia"/>
          <w:sz w:val="18"/>
          <w:szCs w:val="18"/>
        </w:rPr>
        <w:t xml:space="preserve"> devices.     (True)</w:t>
      </w:r>
    </w:p>
    <w:p>
      <w:pPr>
        <w:jc w:val="left"/>
        <w:rPr>
          <w:sz w:val="18"/>
          <w:szCs w:val="18"/>
        </w:rPr>
      </w:pPr>
    </w:p>
    <w:p>
      <w:pPr>
        <w:ind w:left="404"/>
        <w:jc w:val="left"/>
        <w:rPr>
          <w:rFonts w:hint="default" w:eastAsiaTheme="minorEastAsia"/>
          <w:sz w:val="18"/>
          <w:szCs w:val="18"/>
          <w:lang w:val="en-US" w:eastAsia="zh-CN"/>
        </w:rPr>
      </w:pPr>
      <w:r>
        <w:rPr>
          <w:rFonts w:hint="eastAsia"/>
          <w:sz w:val="18"/>
          <w:szCs w:val="18"/>
          <w:lang w:val="en-US" w:eastAsia="zh-CN"/>
        </w:rPr>
        <w:t>Multiple choice</w:t>
      </w:r>
    </w:p>
    <w:p>
      <w:pPr>
        <w:jc w:val="left"/>
        <w:rPr>
          <w:sz w:val="18"/>
          <w:szCs w:val="18"/>
        </w:rPr>
      </w:pPr>
      <w:r>
        <w:rPr>
          <w:rFonts w:hint="eastAsia"/>
          <w:sz w:val="18"/>
          <w:szCs w:val="18"/>
          <w:lang w:val="en-US" w:eastAsia="zh-CN"/>
        </w:rPr>
        <w:t>1</w:t>
      </w:r>
      <w:r>
        <w:rPr>
          <w:rFonts w:hint="eastAsia"/>
          <w:sz w:val="18"/>
          <w:szCs w:val="18"/>
        </w:rPr>
        <w:t xml:space="preserve">.If the memory address space is 16 MB and the word size is 8 bits,then___ bits are needed to access each word.    </w:t>
      </w:r>
    </w:p>
    <w:p>
      <w:pPr>
        <w:ind w:firstLine="360" w:firstLineChars="200"/>
        <w:jc w:val="left"/>
        <w:rPr>
          <w:sz w:val="18"/>
          <w:szCs w:val="18"/>
        </w:rPr>
      </w:pPr>
      <w:r>
        <w:rPr>
          <w:rFonts w:hint="eastAsia"/>
          <w:sz w:val="18"/>
          <w:szCs w:val="18"/>
        </w:rPr>
        <w:t>A.8</w:t>
      </w:r>
    </w:p>
    <w:p>
      <w:pPr>
        <w:ind w:firstLine="360" w:firstLineChars="200"/>
        <w:jc w:val="left"/>
        <w:rPr>
          <w:sz w:val="18"/>
          <w:szCs w:val="18"/>
        </w:rPr>
      </w:pPr>
      <w:r>
        <w:rPr>
          <w:rFonts w:hint="eastAsia"/>
          <w:sz w:val="18"/>
          <w:szCs w:val="18"/>
        </w:rPr>
        <w:t>B.16</w:t>
      </w:r>
    </w:p>
    <w:p>
      <w:pPr>
        <w:ind w:firstLine="360" w:firstLineChars="200"/>
        <w:jc w:val="left"/>
        <w:rPr>
          <w:sz w:val="18"/>
          <w:szCs w:val="18"/>
        </w:rPr>
      </w:pPr>
      <w:r>
        <w:rPr>
          <w:rFonts w:hint="eastAsia"/>
          <w:sz w:val="18"/>
          <w:szCs w:val="18"/>
        </w:rPr>
        <w:t>C.24</w:t>
      </w:r>
    </w:p>
    <w:p>
      <w:pPr>
        <w:ind w:firstLine="360" w:firstLineChars="200"/>
        <w:jc w:val="left"/>
        <w:rPr>
          <w:sz w:val="18"/>
          <w:szCs w:val="18"/>
        </w:rPr>
      </w:pPr>
      <w:r>
        <w:rPr>
          <w:rFonts w:hint="eastAsia"/>
          <w:sz w:val="18"/>
          <w:szCs w:val="18"/>
        </w:rPr>
        <w:t>D.32    (C)</w:t>
      </w:r>
    </w:p>
    <w:p>
      <w:pPr>
        <w:ind w:firstLine="560"/>
        <w:jc w:val="left"/>
        <w:rPr>
          <w:sz w:val="18"/>
          <w:szCs w:val="18"/>
        </w:rPr>
      </w:pPr>
    </w:p>
    <w:p>
      <w:pPr>
        <w:jc w:val="left"/>
        <w:rPr>
          <w:sz w:val="18"/>
          <w:szCs w:val="18"/>
        </w:rPr>
      </w:pPr>
      <w:r>
        <w:rPr>
          <w:rFonts w:hint="eastAsia"/>
          <w:sz w:val="18"/>
          <w:szCs w:val="18"/>
          <w:lang w:val="en-US" w:eastAsia="zh-CN"/>
        </w:rPr>
        <w:t>2</w:t>
      </w:r>
      <w:r>
        <w:rPr>
          <w:rFonts w:hint="eastAsia"/>
          <w:sz w:val="18"/>
          <w:szCs w:val="18"/>
        </w:rPr>
        <w:t>.The three steps in the running of a program on a computer are performed</w:t>
      </w:r>
      <w:r>
        <w:rPr>
          <w:rFonts w:hint="eastAsia"/>
          <w:sz w:val="18"/>
          <w:szCs w:val="18"/>
          <w:lang w:val="en-US" w:eastAsia="zh-CN"/>
        </w:rPr>
        <w:t xml:space="preserve"> </w:t>
      </w:r>
      <w:r>
        <w:rPr>
          <w:rFonts w:hint="eastAsia"/>
          <w:sz w:val="18"/>
          <w:szCs w:val="18"/>
        </w:rPr>
        <w:t>in this order</w:t>
      </w:r>
      <w:r>
        <w:rPr>
          <w:rFonts w:hint="eastAsia"/>
          <w:sz w:val="18"/>
          <w:szCs w:val="18"/>
          <w:lang w:val="en-US" w:eastAsia="zh-CN"/>
        </w:rPr>
        <w:t xml:space="preserve">: </w:t>
      </w:r>
      <w:r>
        <w:rPr>
          <w:rFonts w:hint="eastAsia"/>
          <w:sz w:val="18"/>
          <w:szCs w:val="18"/>
        </w:rPr>
        <w:t>______.</w:t>
      </w:r>
    </w:p>
    <w:p>
      <w:pPr>
        <w:ind w:firstLine="360" w:firstLineChars="200"/>
        <w:jc w:val="left"/>
        <w:rPr>
          <w:sz w:val="18"/>
          <w:szCs w:val="18"/>
        </w:rPr>
      </w:pPr>
      <w:r>
        <w:rPr>
          <w:rFonts w:hint="eastAsia"/>
          <w:sz w:val="18"/>
          <w:szCs w:val="18"/>
        </w:rPr>
        <w:t>A.fetch,execute,and decode</w:t>
      </w:r>
    </w:p>
    <w:p>
      <w:pPr>
        <w:ind w:firstLine="360" w:firstLineChars="200"/>
        <w:jc w:val="left"/>
        <w:rPr>
          <w:sz w:val="18"/>
          <w:szCs w:val="18"/>
        </w:rPr>
      </w:pPr>
      <w:r>
        <w:rPr>
          <w:rFonts w:hint="eastAsia"/>
          <w:sz w:val="18"/>
          <w:szCs w:val="18"/>
        </w:rPr>
        <w:t>B.decode,execute,and fetch</w:t>
      </w:r>
    </w:p>
    <w:p>
      <w:pPr>
        <w:ind w:firstLine="360" w:firstLineChars="200"/>
        <w:jc w:val="left"/>
        <w:rPr>
          <w:sz w:val="18"/>
          <w:szCs w:val="18"/>
        </w:rPr>
      </w:pPr>
      <w:r>
        <w:rPr>
          <w:rFonts w:hint="eastAsia"/>
          <w:sz w:val="18"/>
          <w:szCs w:val="18"/>
        </w:rPr>
        <w:t>C.fetch,decode,and execute</w:t>
      </w:r>
    </w:p>
    <w:p>
      <w:pPr>
        <w:ind w:firstLine="360" w:firstLineChars="200"/>
        <w:jc w:val="left"/>
        <w:rPr>
          <w:sz w:val="18"/>
          <w:szCs w:val="18"/>
        </w:rPr>
      </w:pPr>
      <w:r>
        <w:rPr>
          <w:rFonts w:hint="eastAsia"/>
          <w:sz w:val="18"/>
          <w:szCs w:val="18"/>
        </w:rPr>
        <w:t>D.decode,fetch,and execute  (C)</w:t>
      </w:r>
    </w:p>
    <w:p>
      <w:pPr>
        <w:ind w:firstLine="360" w:firstLineChars="200"/>
        <w:jc w:val="left"/>
        <w:rPr>
          <w:sz w:val="18"/>
          <w:szCs w:val="18"/>
        </w:rPr>
      </w:pPr>
    </w:p>
    <w:p>
      <w:pPr>
        <w:numPr>
          <w:ilvl w:val="0"/>
          <w:numId w:val="10"/>
        </w:numPr>
        <w:jc w:val="left"/>
        <w:rPr>
          <w:sz w:val="18"/>
          <w:szCs w:val="18"/>
        </w:rPr>
      </w:pPr>
      <w:r>
        <w:rPr>
          <w:rFonts w:hint="eastAsia"/>
          <w:sz w:val="18"/>
          <w:szCs w:val="18"/>
        </w:rPr>
        <w:t>The____controller features a parallel interface and daisy-chained connection for I/O devices.</w:t>
      </w:r>
    </w:p>
    <w:p>
      <w:pPr>
        <w:ind w:firstLine="360" w:firstLineChars="200"/>
        <w:jc w:val="left"/>
        <w:rPr>
          <w:sz w:val="18"/>
          <w:szCs w:val="18"/>
        </w:rPr>
      </w:pPr>
      <w:r>
        <w:rPr>
          <w:rFonts w:hint="eastAsia"/>
          <w:sz w:val="18"/>
          <w:szCs w:val="18"/>
        </w:rPr>
        <w:t>A.SCSI</w:t>
      </w:r>
    </w:p>
    <w:p>
      <w:pPr>
        <w:ind w:firstLine="360" w:firstLineChars="200"/>
        <w:jc w:val="left"/>
        <w:rPr>
          <w:sz w:val="18"/>
          <w:szCs w:val="18"/>
        </w:rPr>
      </w:pPr>
      <w:r>
        <w:rPr>
          <w:rFonts w:hint="eastAsia"/>
          <w:sz w:val="18"/>
          <w:szCs w:val="18"/>
        </w:rPr>
        <w:t>B.FireWire</w:t>
      </w:r>
    </w:p>
    <w:p>
      <w:pPr>
        <w:ind w:firstLine="360" w:firstLineChars="200"/>
        <w:jc w:val="left"/>
        <w:rPr>
          <w:sz w:val="18"/>
          <w:szCs w:val="18"/>
        </w:rPr>
      </w:pPr>
      <w:r>
        <w:rPr>
          <w:rFonts w:hint="eastAsia"/>
          <w:sz w:val="18"/>
          <w:szCs w:val="18"/>
        </w:rPr>
        <w:t>C.USB</w:t>
      </w:r>
    </w:p>
    <w:p>
      <w:pPr>
        <w:ind w:firstLine="360" w:firstLineChars="200"/>
        <w:jc w:val="left"/>
        <w:rPr>
          <w:sz w:val="18"/>
          <w:szCs w:val="18"/>
        </w:rPr>
      </w:pPr>
      <w:r>
        <w:rPr>
          <w:rFonts w:hint="eastAsia"/>
          <w:sz w:val="18"/>
          <w:szCs w:val="18"/>
        </w:rPr>
        <w:t>D.IDE   (A)</w:t>
      </w:r>
    </w:p>
    <w:p>
      <w:pPr>
        <w:ind w:firstLine="360" w:firstLineChars="200"/>
        <w:jc w:val="left"/>
        <w:rPr>
          <w:sz w:val="18"/>
          <w:szCs w:val="18"/>
        </w:rPr>
      </w:pPr>
    </w:p>
    <w:p>
      <w:pPr>
        <w:numPr>
          <w:ilvl w:val="0"/>
          <w:numId w:val="10"/>
        </w:numPr>
        <w:ind w:left="0" w:leftChars="0" w:firstLine="0" w:firstLineChars="0"/>
        <w:jc w:val="left"/>
        <w:rPr>
          <w:sz w:val="18"/>
          <w:szCs w:val="18"/>
        </w:rPr>
      </w:pPr>
      <w:r>
        <w:rPr>
          <w:rFonts w:hint="eastAsia"/>
          <w:sz w:val="18"/>
          <w:szCs w:val="18"/>
        </w:rPr>
        <w:t>Which optical storage device has the highest capacity?</w:t>
      </w:r>
    </w:p>
    <w:p>
      <w:pPr>
        <w:ind w:firstLine="360" w:firstLineChars="200"/>
        <w:jc w:val="left"/>
        <w:rPr>
          <w:sz w:val="18"/>
          <w:szCs w:val="18"/>
        </w:rPr>
      </w:pPr>
      <w:r>
        <w:rPr>
          <w:rFonts w:hint="eastAsia"/>
          <w:sz w:val="18"/>
          <w:szCs w:val="18"/>
        </w:rPr>
        <w:t>A.CD-RAM</w:t>
      </w:r>
    </w:p>
    <w:p>
      <w:pPr>
        <w:ind w:firstLine="360" w:firstLineChars="200"/>
        <w:jc w:val="left"/>
        <w:rPr>
          <w:sz w:val="18"/>
          <w:szCs w:val="18"/>
        </w:rPr>
      </w:pPr>
      <w:r>
        <w:rPr>
          <w:rFonts w:hint="eastAsia"/>
          <w:sz w:val="18"/>
          <w:szCs w:val="18"/>
        </w:rPr>
        <w:t>B.CD-R</w:t>
      </w:r>
    </w:p>
    <w:p>
      <w:pPr>
        <w:ind w:firstLine="360" w:firstLineChars="200"/>
        <w:jc w:val="left"/>
        <w:rPr>
          <w:sz w:val="18"/>
          <w:szCs w:val="18"/>
        </w:rPr>
      </w:pPr>
      <w:r>
        <w:rPr>
          <w:rFonts w:hint="eastAsia"/>
          <w:sz w:val="18"/>
          <w:szCs w:val="18"/>
        </w:rPr>
        <w:t>C.CD-RW</w:t>
      </w:r>
    </w:p>
    <w:p>
      <w:pPr>
        <w:ind w:firstLine="360" w:firstLineChars="200"/>
        <w:jc w:val="left"/>
        <w:rPr>
          <w:sz w:val="18"/>
          <w:szCs w:val="18"/>
        </w:rPr>
      </w:pPr>
      <w:r>
        <w:rPr>
          <w:rFonts w:hint="eastAsia"/>
          <w:sz w:val="18"/>
          <w:szCs w:val="18"/>
        </w:rPr>
        <w:t>D.DVD   (D)</w:t>
      </w:r>
    </w:p>
    <w:p>
      <w:pPr>
        <w:ind w:firstLine="360" w:firstLineChars="200"/>
        <w:jc w:val="left"/>
        <w:rPr>
          <w:sz w:val="18"/>
          <w:szCs w:val="18"/>
        </w:rPr>
      </w:pPr>
    </w:p>
    <w:p>
      <w:pPr>
        <w:keepNext w:val="0"/>
        <w:keepLines w:val="0"/>
        <w:pageBreakBefore w:val="0"/>
        <w:widowControl w:val="0"/>
        <w:kinsoku/>
        <w:wordWrap/>
        <w:overflowPunct/>
        <w:topLinePunct w:val="0"/>
        <w:autoSpaceDE/>
        <w:autoSpaceDN/>
        <w:bidi w:val="0"/>
        <w:adjustRightInd/>
        <w:snapToGrid/>
        <w:jc w:val="left"/>
        <w:textAlignment w:val="auto"/>
        <w:rPr>
          <w:rFonts w:ascii="宋体" w:hAnsi="宋体" w:eastAsia="宋体" w:cs="宋体"/>
          <w:sz w:val="24"/>
        </w:rPr>
      </w:pPr>
      <w:bookmarkStart w:id="0" w:name="_Hlk87367325"/>
      <w:r>
        <w:rPr>
          <w:rFonts w:hint="eastAsia" w:ascii="Calibri" w:hAnsi="Calibri" w:eastAsia="宋体" w:cs="宋体"/>
          <w:szCs w:val="22"/>
          <w:lang w:val="en-US" w:eastAsia="zh-CN"/>
        </w:rPr>
        <w:t xml:space="preserve">For </w:t>
      </w:r>
      <w:r>
        <w:rPr>
          <w:rFonts w:hint="default" w:ascii="Calibri" w:hAnsi="Calibri" w:eastAsia="宋体" w:cs="宋体"/>
          <w:szCs w:val="22"/>
          <w:lang w:val="en-US" w:eastAsia="zh-CN"/>
        </w:rPr>
        <w:t>exercises1-6, match the word or acronym with the definition or the appropriate blank</w:t>
      </w:r>
      <w:r>
        <w:rPr>
          <w:rFonts w:hint="default" w:ascii="Calibri" w:hAnsi="Calibri" w:eastAsia="宋体" w:cs="宋体"/>
          <w:szCs w:val="22"/>
          <w:lang w:val="en-US" w:eastAsia="zh-CN"/>
        </w:rPr>
        <w:br w:type="textWrapping"/>
      </w:r>
      <w:r>
        <w:rPr>
          <w:rFonts w:hint="eastAsia" w:ascii="宋体" w:hAnsi="宋体" w:eastAsia="宋体" w:cs="宋体"/>
          <w:sz w:val="24"/>
          <w:lang w:val="en-US" w:eastAsia="zh-CN"/>
        </w:rPr>
        <w:t xml:space="preserve">A. </w:t>
      </w:r>
      <w:r>
        <w:rPr>
          <w:rFonts w:ascii="宋体" w:hAnsi="宋体" w:eastAsia="宋体" w:cs="宋体"/>
          <w:sz w:val="24"/>
        </w:rPr>
        <w:t>LAN</w:t>
      </w:r>
      <w:r>
        <w:rPr>
          <w:rFonts w:ascii="宋体" w:hAnsi="宋体" w:eastAsia="宋体" w:cs="宋体"/>
          <w:sz w:val="24"/>
        </w:rPr>
        <w:br w:type="textWrapping"/>
      </w:r>
      <w:r>
        <w:rPr>
          <w:rFonts w:hint="eastAsia" w:ascii="宋体" w:hAnsi="宋体" w:eastAsia="宋体" w:cs="宋体"/>
          <w:sz w:val="24"/>
          <w:lang w:val="en-US" w:eastAsia="zh-CN"/>
        </w:rPr>
        <w:t xml:space="preserve">B. </w:t>
      </w:r>
      <w:r>
        <w:rPr>
          <w:rFonts w:ascii="宋体" w:hAnsi="宋体" w:eastAsia="宋体" w:cs="宋体"/>
          <w:sz w:val="24"/>
        </w:rPr>
        <w:t>WAN</w:t>
      </w:r>
      <w:r>
        <w:rPr>
          <w:rFonts w:ascii="宋体" w:hAnsi="宋体" w:eastAsia="宋体" w:cs="宋体"/>
          <w:sz w:val="24"/>
        </w:rPr>
        <w:br w:type="textWrapping"/>
      </w:r>
      <w:r>
        <w:rPr>
          <w:rFonts w:hint="eastAsia" w:ascii="宋体" w:hAnsi="宋体" w:eastAsia="宋体" w:cs="宋体"/>
          <w:sz w:val="24"/>
          <w:lang w:val="en-US" w:eastAsia="zh-CN"/>
        </w:rPr>
        <w:t xml:space="preserve">C. </w:t>
      </w:r>
      <w:r>
        <w:rPr>
          <w:rFonts w:ascii="宋体" w:hAnsi="宋体" w:eastAsia="宋体" w:cs="宋体"/>
          <w:sz w:val="24"/>
        </w:rPr>
        <w:t>Gateway</w:t>
      </w:r>
      <w:r>
        <w:rPr>
          <w:rFonts w:ascii="宋体" w:hAnsi="宋体" w:eastAsia="宋体" w:cs="宋体"/>
          <w:sz w:val="24"/>
        </w:rPr>
        <w:br w:type="textWrapping"/>
      </w:r>
      <w:r>
        <w:rPr>
          <w:rFonts w:hint="eastAsia" w:ascii="宋体" w:hAnsi="宋体" w:eastAsia="宋体" w:cs="宋体"/>
          <w:sz w:val="24"/>
          <w:lang w:val="en-US" w:eastAsia="zh-CN"/>
        </w:rPr>
        <w:t xml:space="preserve">D. </w:t>
      </w:r>
      <w:r>
        <w:rPr>
          <w:rFonts w:ascii="宋体" w:hAnsi="宋体" w:eastAsia="宋体" w:cs="宋体"/>
          <w:sz w:val="24"/>
        </w:rPr>
        <w:t>Bus topology</w:t>
      </w:r>
      <w:r>
        <w:rPr>
          <w:rFonts w:ascii="宋体" w:hAnsi="宋体" w:eastAsia="宋体" w:cs="宋体"/>
          <w:sz w:val="24"/>
        </w:rPr>
        <w:br w:type="textWrapping"/>
      </w:r>
      <w:r>
        <w:rPr>
          <w:rFonts w:hint="eastAsia" w:ascii="宋体" w:hAnsi="宋体" w:eastAsia="宋体" w:cs="宋体"/>
          <w:sz w:val="24"/>
          <w:lang w:val="en-US" w:eastAsia="zh-CN"/>
        </w:rPr>
        <w:t xml:space="preserve">E. </w:t>
      </w:r>
      <w:r>
        <w:rPr>
          <w:rFonts w:ascii="宋体" w:hAnsi="宋体" w:eastAsia="宋体" w:cs="宋体"/>
          <w:sz w:val="24"/>
        </w:rPr>
        <w:t>Ethernet</w:t>
      </w:r>
      <w:r>
        <w:rPr>
          <w:rFonts w:ascii="宋体" w:hAnsi="宋体" w:eastAsia="宋体" w:cs="宋体"/>
          <w:sz w:val="24"/>
        </w:rPr>
        <w:br w:type="textWrapping"/>
      </w:r>
      <w:r>
        <w:rPr>
          <w:rFonts w:hint="eastAsia" w:ascii="宋体" w:hAnsi="宋体" w:eastAsia="宋体" w:cs="宋体"/>
          <w:sz w:val="24"/>
          <w:lang w:val="en-US" w:eastAsia="zh-CN"/>
        </w:rPr>
        <w:t xml:space="preserve">F. </w:t>
      </w:r>
      <w:r>
        <w:rPr>
          <w:rFonts w:ascii="宋体" w:hAnsi="宋体" w:eastAsia="宋体" w:cs="宋体"/>
          <w:sz w:val="24"/>
        </w:rPr>
        <w:t>Internet</w:t>
      </w:r>
      <w:r>
        <w:rPr>
          <w:rFonts w:ascii="宋体" w:hAnsi="宋体" w:eastAsia="宋体" w:cs="宋体"/>
          <w:sz w:val="24"/>
        </w:rPr>
        <w:br w:type="textWrapping"/>
      </w:r>
      <w:r>
        <w:rPr>
          <w:rFonts w:ascii="宋体" w:hAnsi="宋体" w:eastAsia="宋体" w:cs="宋体"/>
          <w:sz w:val="24"/>
        </w:rPr>
        <w:t>1.the internet is a </w:t>
      </w:r>
      <w:r>
        <w:rPr>
          <w:rFonts w:hint="eastAsia" w:ascii="宋体" w:hAnsi="宋体" w:eastAsia="宋体" w:cs="宋体"/>
          <w:color w:val="C00000"/>
          <w:sz w:val="24"/>
        </w:rPr>
        <w:t>B</w:t>
      </w:r>
      <w:r>
        <w:rPr>
          <w:rFonts w:ascii="宋体" w:hAnsi="宋体" w:eastAsia="宋体" w:cs="宋体"/>
          <w:sz w:val="24"/>
        </w:rPr>
        <w:t>___.</w:t>
      </w:r>
      <w:r>
        <w:rPr>
          <w:rFonts w:ascii="宋体" w:hAnsi="宋体" w:eastAsia="宋体" w:cs="宋体"/>
          <w:sz w:val="24"/>
        </w:rPr>
        <w:br w:type="textWrapping"/>
      </w:r>
      <w:r>
        <w:rPr>
          <w:rFonts w:ascii="宋体" w:hAnsi="宋体" w:eastAsia="宋体" w:cs="宋体"/>
          <w:sz w:val="24"/>
        </w:rPr>
        <w:t>2.the industry standard for LAN. _</w:t>
      </w:r>
      <w:r>
        <w:rPr>
          <w:rFonts w:hint="eastAsia" w:ascii="宋体" w:hAnsi="宋体" w:eastAsia="宋体" w:cs="宋体"/>
          <w:color w:val="C00000"/>
          <w:sz w:val="24"/>
        </w:rPr>
        <w:t>E</w:t>
      </w:r>
      <w:r>
        <w:rPr>
          <w:rFonts w:ascii="宋体" w:hAnsi="宋体" w:eastAsia="宋体" w:cs="宋体"/>
          <w:sz w:val="24"/>
        </w:rPr>
        <w:t>__.</w:t>
      </w:r>
      <w:r>
        <w:rPr>
          <w:rFonts w:ascii="宋体" w:hAnsi="宋体" w:eastAsia="宋体" w:cs="宋体"/>
          <w:sz w:val="24"/>
        </w:rPr>
        <w:br w:type="textWrapping"/>
      </w:r>
      <w:r>
        <w:rPr>
          <w:rFonts w:ascii="宋体" w:hAnsi="宋体" w:eastAsia="宋体" w:cs="宋体"/>
          <w:sz w:val="24"/>
        </w:rPr>
        <w:t>3.A node that handles communication between its LAN and other</w:t>
      </w:r>
      <w:r>
        <w:rPr>
          <w:rFonts w:hint="eastAsia" w:ascii="宋体" w:hAnsi="宋体" w:eastAsia="宋体" w:cs="宋体"/>
          <w:sz w:val="24"/>
          <w:lang w:val="en-US" w:eastAsia="zh-CN"/>
        </w:rPr>
        <w:t xml:space="preserve"> </w:t>
      </w:r>
      <w:r>
        <w:rPr>
          <w:rFonts w:ascii="宋体" w:hAnsi="宋体" w:eastAsia="宋体" w:cs="宋体"/>
          <w:sz w:val="24"/>
        </w:rPr>
        <w:t>networks.__</w:t>
      </w:r>
      <w:r>
        <w:rPr>
          <w:rFonts w:hint="eastAsia" w:ascii="宋体" w:hAnsi="宋体" w:eastAsia="宋体" w:cs="宋体"/>
          <w:color w:val="C00000"/>
          <w:sz w:val="24"/>
        </w:rPr>
        <w:t>C</w:t>
      </w:r>
      <w:r>
        <w:rPr>
          <w:rFonts w:ascii="宋体" w:hAnsi="宋体" w:eastAsia="宋体" w:cs="宋体"/>
          <w:sz w:val="24"/>
        </w:rPr>
        <w:t>__</w:t>
      </w:r>
      <w:r>
        <w:rPr>
          <w:rFonts w:ascii="宋体" w:hAnsi="宋体" w:eastAsia="宋体" w:cs="宋体"/>
          <w:sz w:val="24"/>
        </w:rPr>
        <w:br w:type="textWrapping"/>
      </w:r>
      <w:r>
        <w:rPr>
          <w:rFonts w:ascii="宋体" w:hAnsi="宋体" w:eastAsia="宋体" w:cs="宋体"/>
          <w:sz w:val="24"/>
        </w:rPr>
        <w:t>4.  A network that connects other networks.</w:t>
      </w:r>
      <w:r>
        <w:rPr>
          <w:rFonts w:hint="eastAsia" w:ascii="宋体" w:hAnsi="宋体" w:eastAsia="宋体" w:cs="宋体"/>
          <w:color w:val="C00000"/>
          <w:sz w:val="24"/>
          <w:lang w:val="en-US" w:eastAsia="zh-CN"/>
        </w:rPr>
        <w:t>F</w:t>
      </w:r>
      <w:r>
        <w:rPr>
          <w:rFonts w:ascii="宋体" w:hAnsi="宋体" w:eastAsia="宋体" w:cs="宋体"/>
          <w:sz w:val="24"/>
        </w:rPr>
        <w:br w:type="textWrapping"/>
      </w:r>
      <w:r>
        <w:rPr>
          <w:rFonts w:ascii="宋体" w:hAnsi="宋体" w:eastAsia="宋体" w:cs="宋体"/>
          <w:sz w:val="24"/>
        </w:rPr>
        <w:t>5. Star topology is a</w:t>
      </w:r>
      <w:r>
        <w:rPr>
          <w:rFonts w:hint="eastAsia" w:ascii="宋体" w:hAnsi="宋体" w:eastAsia="宋体" w:cs="宋体"/>
          <w:sz w:val="24"/>
        </w:rPr>
        <w:t xml:space="preserve"> </w:t>
      </w:r>
      <w:r>
        <w:rPr>
          <w:rFonts w:hint="eastAsia" w:ascii="宋体" w:hAnsi="宋体" w:eastAsia="宋体" w:cs="宋体"/>
          <w:color w:val="C00000"/>
          <w:sz w:val="24"/>
        </w:rPr>
        <w:t>A</w:t>
      </w:r>
      <w:r>
        <w:rPr>
          <w:rFonts w:ascii="宋体" w:hAnsi="宋体" w:eastAsia="宋体" w:cs="宋体"/>
          <w:sz w:val="24"/>
        </w:rPr>
        <w:t>___ configuration.</w:t>
      </w:r>
      <w:r>
        <w:rPr>
          <w:rFonts w:ascii="宋体" w:hAnsi="宋体" w:eastAsia="宋体" w:cs="宋体"/>
          <w:sz w:val="24"/>
        </w:rPr>
        <w:br w:type="textWrapping"/>
      </w:r>
      <w:r>
        <w:rPr>
          <w:rFonts w:ascii="宋体" w:hAnsi="宋体" w:eastAsia="宋体" w:cs="宋体"/>
          <w:sz w:val="24"/>
        </w:rPr>
        <w:t>6. Ethernet uses__</w:t>
      </w:r>
      <w:r>
        <w:rPr>
          <w:rFonts w:hint="eastAsia" w:ascii="宋体" w:hAnsi="宋体" w:eastAsia="宋体" w:cs="宋体"/>
          <w:color w:val="C00000"/>
          <w:sz w:val="24"/>
        </w:rPr>
        <w:t>D</w:t>
      </w:r>
      <w:r>
        <w:rPr>
          <w:rFonts w:ascii="宋体" w:hAnsi="宋体" w:eastAsia="宋体" w:cs="宋体"/>
          <w:sz w:val="24"/>
        </w:rPr>
        <w:t>_.</w:t>
      </w:r>
      <w:r>
        <w:rPr>
          <w:rFonts w:ascii="宋体" w:hAnsi="宋体" w:eastAsia="宋体" w:cs="宋体"/>
          <w:sz w:val="24"/>
        </w:rPr>
        <w:br w:type="textWrapping"/>
      </w:r>
    </w:p>
    <w:p>
      <w:pPr>
        <w:numPr>
          <w:ilvl w:val="0"/>
          <w:numId w:val="11"/>
        </w:numPr>
      </w:pPr>
      <w:r>
        <w:rPr>
          <w:rFonts w:ascii="宋体" w:hAnsi="宋体" w:eastAsia="宋体" w:cs="宋体"/>
          <w:sz w:val="24"/>
        </w:rPr>
        <w:t>For Exercises 7-11,match the protocol or standard with what it specifies or defines.</w:t>
      </w:r>
      <w:r>
        <w:rPr>
          <w:rFonts w:ascii="宋体" w:hAnsi="宋体" w:eastAsia="宋体" w:cs="宋体"/>
          <w:sz w:val="24"/>
        </w:rPr>
        <w:br w:type="textWrapping"/>
      </w:r>
      <w:r>
        <w:rPr>
          <w:rFonts w:ascii="宋体" w:hAnsi="宋体" w:eastAsia="宋体" w:cs="宋体"/>
          <w:sz w:val="24"/>
        </w:rPr>
        <w:t>A.SMTP</w:t>
      </w:r>
      <w:r>
        <w:rPr>
          <w:rFonts w:ascii="宋体" w:hAnsi="宋体" w:eastAsia="宋体" w:cs="宋体"/>
          <w:sz w:val="24"/>
        </w:rPr>
        <w:br w:type="textWrapping"/>
      </w:r>
      <w:r>
        <w:rPr>
          <w:rFonts w:ascii="宋体" w:hAnsi="宋体" w:eastAsia="宋体" w:cs="宋体"/>
          <w:sz w:val="24"/>
        </w:rPr>
        <w:t>B.FTP</w:t>
      </w:r>
      <w:r>
        <w:rPr>
          <w:rFonts w:ascii="宋体" w:hAnsi="宋体" w:eastAsia="宋体" w:cs="宋体"/>
          <w:sz w:val="24"/>
        </w:rPr>
        <w:br w:type="textWrapping"/>
      </w:r>
      <w:r>
        <w:rPr>
          <w:rFonts w:ascii="宋体" w:hAnsi="宋体" w:eastAsia="宋体" w:cs="宋体"/>
          <w:sz w:val="24"/>
        </w:rPr>
        <w:t>C.Telnet</w:t>
      </w:r>
      <w:r>
        <w:rPr>
          <w:rFonts w:ascii="宋体" w:hAnsi="宋体" w:eastAsia="宋体" w:cs="宋体"/>
          <w:sz w:val="24"/>
        </w:rPr>
        <w:br w:type="textWrapping"/>
      </w:r>
      <w:r>
        <w:rPr>
          <w:rFonts w:ascii="宋体" w:hAnsi="宋体" w:eastAsia="宋体" w:cs="宋体"/>
          <w:sz w:val="24"/>
        </w:rPr>
        <w:t>D.HTTP</w:t>
      </w:r>
      <w:r>
        <w:rPr>
          <w:rFonts w:ascii="宋体" w:hAnsi="宋体" w:eastAsia="宋体" w:cs="宋体"/>
          <w:sz w:val="24"/>
        </w:rPr>
        <w:br w:type="textWrapping"/>
      </w:r>
      <w:r>
        <w:rPr>
          <w:rFonts w:ascii="宋体" w:hAnsi="宋体" w:eastAsia="宋体" w:cs="宋体"/>
          <w:sz w:val="24"/>
        </w:rPr>
        <w:t>E.MIME type</w:t>
      </w:r>
      <w:r>
        <w:rPr>
          <w:rFonts w:ascii="宋体" w:hAnsi="宋体" w:eastAsia="宋体" w:cs="宋体"/>
          <w:sz w:val="24"/>
        </w:rPr>
        <w:br w:type="textWrapping"/>
      </w:r>
      <w:r>
        <w:rPr>
          <w:rFonts w:ascii="宋体" w:hAnsi="宋体" w:eastAsia="宋体" w:cs="宋体"/>
          <w:sz w:val="24"/>
        </w:rPr>
        <w:t>7.Transfer of electronic mail</w:t>
      </w:r>
      <w:r>
        <w:rPr>
          <w:rFonts w:hint="eastAsia" w:ascii="宋体" w:hAnsi="宋体" w:eastAsia="宋体" w:cs="宋体"/>
          <w:sz w:val="24"/>
        </w:rPr>
        <w:t xml:space="preserve"> </w:t>
      </w:r>
      <w:r>
        <w:rPr>
          <w:rFonts w:hint="eastAsia" w:ascii="宋体" w:hAnsi="宋体" w:eastAsia="宋体" w:cs="宋体"/>
          <w:color w:val="C00000"/>
          <w:sz w:val="24"/>
        </w:rPr>
        <w:t>A</w:t>
      </w:r>
      <w:r>
        <w:rPr>
          <w:rFonts w:ascii="宋体" w:hAnsi="宋体" w:eastAsia="宋体" w:cs="宋体"/>
          <w:sz w:val="24"/>
        </w:rPr>
        <w:br w:type="textWrapping"/>
      </w:r>
      <w:r>
        <w:rPr>
          <w:rFonts w:ascii="宋体" w:hAnsi="宋体" w:eastAsia="宋体" w:cs="宋体"/>
          <w:sz w:val="24"/>
        </w:rPr>
        <w:t>8. Log in to a remote computer system.</w:t>
      </w:r>
      <w:r>
        <w:rPr>
          <w:rFonts w:hint="eastAsia" w:ascii="宋体" w:hAnsi="宋体" w:eastAsia="宋体" w:cs="宋体"/>
          <w:color w:val="C00000"/>
          <w:sz w:val="24"/>
        </w:rPr>
        <w:t>C</w:t>
      </w:r>
      <w:r>
        <w:rPr>
          <w:rFonts w:ascii="宋体" w:hAnsi="宋体" w:eastAsia="宋体" w:cs="宋体"/>
          <w:sz w:val="24"/>
        </w:rPr>
        <w:br w:type="textWrapping"/>
      </w:r>
      <w:r>
        <w:rPr>
          <w:rFonts w:ascii="宋体" w:hAnsi="宋体" w:eastAsia="宋体" w:cs="宋体"/>
          <w:sz w:val="24"/>
        </w:rPr>
        <w:t>9. Transfer files to and from another computer.</w:t>
      </w:r>
      <w:r>
        <w:rPr>
          <w:rFonts w:hint="eastAsia" w:ascii="宋体" w:hAnsi="宋体" w:eastAsia="宋体" w:cs="宋体"/>
          <w:color w:val="C00000"/>
          <w:sz w:val="24"/>
        </w:rPr>
        <w:t>B</w:t>
      </w:r>
      <w:r>
        <w:rPr>
          <w:rFonts w:ascii="宋体" w:hAnsi="宋体" w:eastAsia="宋体" w:cs="宋体"/>
          <w:sz w:val="24"/>
        </w:rPr>
        <w:br w:type="textWrapping"/>
      </w:r>
      <w:r>
        <w:rPr>
          <w:rFonts w:ascii="宋体" w:hAnsi="宋体" w:eastAsia="宋体" w:cs="宋体"/>
          <w:sz w:val="24"/>
        </w:rPr>
        <w:t>10. Format of email attachments.</w:t>
      </w:r>
      <w:r>
        <w:rPr>
          <w:rFonts w:hint="eastAsia" w:ascii="宋体" w:hAnsi="宋体" w:eastAsia="宋体" w:cs="宋体"/>
          <w:color w:val="C00000"/>
          <w:sz w:val="24"/>
        </w:rPr>
        <w:t>E</w:t>
      </w:r>
      <w:r>
        <w:rPr>
          <w:rFonts w:ascii="宋体" w:hAnsi="宋体" w:eastAsia="宋体" w:cs="宋体"/>
          <w:sz w:val="24"/>
        </w:rPr>
        <w:br w:type="textWrapping"/>
      </w:r>
      <w:r>
        <w:rPr>
          <w:rFonts w:ascii="宋体" w:hAnsi="宋体" w:eastAsia="宋体" w:cs="宋体"/>
          <w:sz w:val="24"/>
        </w:rPr>
        <w:t>11. Exchange of World Wide Web documents.</w:t>
      </w:r>
      <w:r>
        <w:rPr>
          <w:rFonts w:hint="eastAsia" w:ascii="宋体" w:hAnsi="宋体" w:eastAsia="宋体" w:cs="宋体"/>
          <w:color w:val="C00000"/>
          <w:sz w:val="24"/>
        </w:rPr>
        <w:t>D</w:t>
      </w:r>
      <w:r>
        <w:rPr>
          <w:rFonts w:ascii="宋体" w:hAnsi="宋体" w:eastAsia="宋体" w:cs="宋体"/>
          <w:sz w:val="24"/>
        </w:rPr>
        <w:br w:type="textWrapping"/>
      </w:r>
    </w:p>
    <w:p>
      <w:pPr>
        <w:widowControl w:val="0"/>
        <w:numPr>
          <w:ilvl w:val="0"/>
          <w:numId w:val="0"/>
        </w:numPr>
        <w:tabs>
          <w:tab w:val="left" w:pos="4827"/>
        </w:tabs>
        <w:jc w:val="both"/>
      </w:pPr>
      <w:r>
        <w:rPr>
          <w:rFonts w:hint="eastAsia" w:ascii="宋体" w:hAnsi="宋体" w:eastAsia="宋体" w:cs="宋体"/>
          <w:sz w:val="24"/>
          <w:lang w:val="en-US" w:eastAsia="zh-CN"/>
        </w:rPr>
        <w:t>True/False</w:t>
      </w:r>
    </w:p>
    <w:p>
      <w:pPr>
        <w:widowControl w:val="0"/>
        <w:numPr>
          <w:ilvl w:val="0"/>
          <w:numId w:val="0"/>
        </w:numPr>
        <w:tabs>
          <w:tab w:val="left" w:pos="4827"/>
        </w:tabs>
        <w:jc w:val="both"/>
        <w:rPr>
          <w:rFonts w:hint="eastAsia" w:eastAsia="宋体"/>
          <w:lang w:eastAsia="zh-CN"/>
        </w:rPr>
      </w:pPr>
      <w:r>
        <w:rPr>
          <w:rFonts w:hint="eastAsia" w:ascii="宋体" w:hAnsi="宋体" w:eastAsia="宋体" w:cs="宋体"/>
          <w:sz w:val="24"/>
        </w:rPr>
        <w:t>12</w:t>
      </w:r>
      <w:r>
        <w:rPr>
          <w:rFonts w:ascii="宋体" w:hAnsi="宋体" w:eastAsia="宋体" w:cs="宋体"/>
          <w:sz w:val="24"/>
        </w:rPr>
        <w:t>. A port is a numeric designation that corresponds to a particular high-level protocol.</w:t>
      </w:r>
      <w:r>
        <w:rPr>
          <w:rFonts w:hint="eastAsia" w:ascii="宋体" w:hAnsi="宋体" w:eastAsia="宋体" w:cs="宋体"/>
          <w:color w:val="C00000"/>
          <w:sz w:val="24"/>
          <w:lang w:val="en-US" w:eastAsia="zh-CN"/>
        </w:rPr>
        <w:t>T</w:t>
      </w:r>
      <w:r>
        <w:rPr>
          <w:rFonts w:ascii="宋体" w:hAnsi="宋体" w:eastAsia="宋体" w:cs="宋体"/>
          <w:sz w:val="24"/>
        </w:rPr>
        <w:br w:type="textWrapping"/>
      </w:r>
      <w:r>
        <w:rPr>
          <w:rFonts w:hint="eastAsia" w:ascii="宋体" w:hAnsi="宋体" w:eastAsia="宋体" w:cs="宋体"/>
          <w:sz w:val="24"/>
        </w:rPr>
        <w:t>13</w:t>
      </w:r>
      <w:r>
        <w:rPr>
          <w:rFonts w:ascii="宋体" w:hAnsi="宋体" w:eastAsia="宋体" w:cs="宋体"/>
          <w:sz w:val="24"/>
        </w:rPr>
        <w:t>.A firewall protects a local-area network from physical damage.</w:t>
      </w:r>
      <w:r>
        <w:rPr>
          <w:rFonts w:hint="eastAsia" w:ascii="宋体" w:hAnsi="宋体" w:eastAsia="宋体" w:cs="宋体"/>
          <w:color w:val="C00000"/>
          <w:sz w:val="24"/>
          <w:lang w:val="en-US" w:eastAsia="zh-CN"/>
        </w:rPr>
        <w:t>F</w:t>
      </w:r>
      <w:r>
        <w:rPr>
          <w:rFonts w:ascii="宋体" w:hAnsi="宋体" w:eastAsia="宋体" w:cs="宋体"/>
          <w:sz w:val="24"/>
        </w:rPr>
        <w:br w:type="textWrapping"/>
      </w:r>
      <w:r>
        <w:rPr>
          <w:rFonts w:hint="eastAsia" w:ascii="宋体" w:hAnsi="宋体" w:eastAsia="宋体" w:cs="宋体"/>
          <w:sz w:val="24"/>
        </w:rPr>
        <w:t>14</w:t>
      </w:r>
      <w:r>
        <w:rPr>
          <w:rFonts w:ascii="宋体" w:hAnsi="宋体" w:eastAsia="宋体" w:cs="宋体"/>
          <w:sz w:val="24"/>
        </w:rPr>
        <w:t>. Each company can establish its own access control policy.</w:t>
      </w:r>
      <w:r>
        <w:rPr>
          <w:rFonts w:hint="eastAsia" w:ascii="宋体" w:hAnsi="宋体" w:eastAsia="宋体" w:cs="宋体"/>
          <w:color w:val="C00000"/>
          <w:sz w:val="24"/>
          <w:lang w:val="en-US" w:eastAsia="zh-CN"/>
        </w:rPr>
        <w:t>T</w:t>
      </w:r>
      <w:r>
        <w:rPr>
          <w:rFonts w:ascii="宋体" w:hAnsi="宋体" w:eastAsia="宋体" w:cs="宋体"/>
          <w:sz w:val="24"/>
        </w:rPr>
        <w:br w:type="textWrapping"/>
      </w:r>
      <w:r>
        <w:rPr>
          <w:rFonts w:hint="eastAsia" w:ascii="宋体" w:hAnsi="宋体" w:eastAsia="宋体" w:cs="宋体"/>
          <w:sz w:val="24"/>
        </w:rPr>
        <w:t>15</w:t>
      </w:r>
      <w:r>
        <w:rPr>
          <w:rFonts w:ascii="宋体" w:hAnsi="宋体" w:eastAsia="宋体" w:cs="宋体"/>
          <w:sz w:val="24"/>
        </w:rPr>
        <w:t>. Some top-level domains are based on the country in which the registering organization is based.</w:t>
      </w:r>
      <w:r>
        <w:rPr>
          <w:rFonts w:hint="eastAsia" w:ascii="宋体" w:hAnsi="宋体" w:eastAsia="宋体" w:cs="宋体"/>
          <w:color w:val="C00000"/>
          <w:sz w:val="24"/>
          <w:lang w:val="en-US" w:eastAsia="zh-CN"/>
        </w:rPr>
        <w:t>T</w:t>
      </w:r>
      <w:r>
        <w:rPr>
          <w:rFonts w:ascii="宋体" w:hAnsi="宋体" w:eastAsia="宋体" w:cs="宋体"/>
          <w:sz w:val="24"/>
        </w:rPr>
        <w:br w:type="textWrapping"/>
      </w:r>
      <w:r>
        <w:rPr>
          <w:rFonts w:hint="eastAsia" w:ascii="宋体" w:hAnsi="宋体" w:eastAsia="宋体" w:cs="宋体"/>
          <w:sz w:val="24"/>
        </w:rPr>
        <w:t>16</w:t>
      </w:r>
      <w:r>
        <w:rPr>
          <w:rFonts w:ascii="宋体" w:hAnsi="宋体" w:eastAsia="宋体" w:cs="宋体"/>
          <w:sz w:val="24"/>
        </w:rPr>
        <w:t>. Two organizations cannot have the same name for a computer.</w:t>
      </w:r>
      <w:r>
        <w:rPr>
          <w:rFonts w:hint="eastAsia" w:ascii="宋体" w:hAnsi="宋体" w:eastAsia="宋体" w:cs="宋体"/>
          <w:color w:val="C00000"/>
          <w:sz w:val="24"/>
          <w:lang w:val="en-US" w:eastAsia="zh-CN"/>
        </w:rPr>
        <w:t>F</w:t>
      </w:r>
    </w:p>
    <w:p>
      <w:pPr>
        <w:tabs>
          <w:tab w:val="left" w:pos="312"/>
        </w:tabs>
        <w:rPr>
          <w:rFonts w:ascii="宋体" w:hAnsi="宋体" w:eastAsia="宋体" w:cs="宋体"/>
          <w:color w:val="C00000"/>
          <w:sz w:val="24"/>
        </w:rPr>
      </w:pPr>
    </w:p>
    <w:p>
      <w:pPr>
        <w:tabs>
          <w:tab w:val="left" w:pos="312"/>
        </w:tabs>
        <w:rPr>
          <w:rFonts w:hint="default" w:ascii="宋体" w:hAnsi="宋体" w:eastAsia="宋体" w:cs="宋体"/>
          <w:color w:val="C00000"/>
          <w:sz w:val="24"/>
          <w:lang w:val="en-US" w:eastAsia="zh-CN"/>
        </w:rPr>
      </w:pPr>
      <w:r>
        <w:rPr>
          <w:rFonts w:hint="eastAsia" w:ascii="宋体" w:hAnsi="宋体" w:eastAsia="宋体" w:cs="宋体"/>
          <w:color w:val="C00000"/>
          <w:sz w:val="24"/>
          <w:lang w:val="en-US" w:eastAsia="zh-CN"/>
        </w:rPr>
        <w:t>Question answering</w:t>
      </w:r>
    </w:p>
    <w:p>
      <w:pPr>
        <w:widowControl w:val="0"/>
        <w:numPr>
          <w:ilvl w:val="0"/>
          <w:numId w:val="0"/>
        </w:numPr>
        <w:tabs>
          <w:tab w:val="left" w:pos="4827"/>
        </w:tabs>
        <w:jc w:val="both"/>
        <w:rPr>
          <w:rFonts w:hint="default" w:ascii="Calibri" w:hAnsi="Calibri" w:eastAsia="宋体" w:cs="宋体"/>
          <w:szCs w:val="22"/>
          <w:lang w:val="en-US" w:eastAsia="zh-CN"/>
        </w:rPr>
      </w:pPr>
      <w:r>
        <w:rPr>
          <w:rFonts w:hint="default" w:ascii="Calibri" w:hAnsi="Calibri" w:eastAsia="宋体" w:cs="宋体"/>
          <w:szCs w:val="22"/>
          <w:lang w:val="en-US" w:eastAsia="zh-CN"/>
        </w:rPr>
        <w:t>What is a computer network?</w:t>
      </w:r>
      <w:r>
        <w:rPr>
          <w:rFonts w:hint="default" w:ascii="Calibri" w:hAnsi="Calibri" w:eastAsia="宋体" w:cs="宋体"/>
          <w:szCs w:val="22"/>
          <w:lang w:val="en-US" w:eastAsia="zh-CN"/>
        </w:rPr>
        <w:br w:type="textWrapping"/>
      </w:r>
      <w:r>
        <w:rPr>
          <w:rFonts w:hint="default" w:ascii="Calibri" w:hAnsi="Calibri" w:eastAsia="宋体" w:cs="宋体"/>
          <w:szCs w:val="22"/>
          <w:lang w:val="en-US" w:eastAsia="zh-CN"/>
        </w:rPr>
        <w:t>A computer network is a collection of computing devices connected so</w:t>
      </w:r>
      <w:r>
        <w:rPr>
          <w:rFonts w:hint="eastAsia" w:ascii="Calibri" w:hAnsi="Calibri" w:eastAsia="宋体" w:cs="宋体"/>
          <w:szCs w:val="22"/>
          <w:lang w:val="en-US" w:eastAsia="zh-CN"/>
        </w:rPr>
        <w:t xml:space="preserve"> </w:t>
      </w:r>
      <w:r>
        <w:rPr>
          <w:rFonts w:hint="default" w:ascii="Calibri" w:hAnsi="Calibri" w:eastAsia="宋体" w:cs="宋体"/>
          <w:szCs w:val="22"/>
          <w:lang w:val="en-US" w:eastAsia="zh-CN"/>
        </w:rPr>
        <w:t>that they can communicate and share resources</w:t>
      </w:r>
      <w:r>
        <w:rPr>
          <w:rFonts w:hint="eastAsia" w:ascii="Calibri" w:hAnsi="Calibri" w:eastAsia="宋体" w:cs="宋体"/>
          <w:szCs w:val="22"/>
          <w:lang w:val="en-US" w:eastAsia="zh-CN"/>
        </w:rPr>
        <w:t>.</w:t>
      </w:r>
    </w:p>
    <w:p>
      <w:pPr>
        <w:widowControl w:val="0"/>
        <w:numPr>
          <w:ilvl w:val="0"/>
          <w:numId w:val="0"/>
        </w:numPr>
        <w:tabs>
          <w:tab w:val="left" w:pos="4827"/>
        </w:tabs>
        <w:jc w:val="both"/>
        <w:rPr>
          <w:rFonts w:hint="default" w:ascii="Calibri" w:hAnsi="Calibri" w:eastAsia="宋体" w:cs="宋体"/>
          <w:szCs w:val="22"/>
          <w:lang w:val="en-US" w:eastAsia="zh-CN"/>
        </w:rPr>
      </w:pPr>
    </w:p>
    <w:p>
      <w:pPr>
        <w:widowControl w:val="0"/>
        <w:numPr>
          <w:ilvl w:val="0"/>
          <w:numId w:val="0"/>
        </w:numPr>
        <w:tabs>
          <w:tab w:val="left" w:pos="4827"/>
        </w:tabs>
        <w:jc w:val="both"/>
        <w:rPr>
          <w:rFonts w:hint="default" w:ascii="Calibri" w:hAnsi="Calibri" w:eastAsia="宋体" w:cs="宋体"/>
          <w:szCs w:val="22"/>
          <w:lang w:val="en-US" w:eastAsia="zh-CN"/>
        </w:rPr>
      </w:pPr>
      <w:r>
        <w:rPr>
          <w:rFonts w:hint="default" w:ascii="Calibri" w:hAnsi="Calibri" w:eastAsia="宋体" w:cs="宋体"/>
          <w:szCs w:val="22"/>
          <w:lang w:val="en-US" w:eastAsia="zh-CN"/>
        </w:rPr>
        <w:t>What is a MAN and what makes it different from a LAN and a</w:t>
      </w:r>
      <w:r>
        <w:rPr>
          <w:rFonts w:hint="eastAsia" w:ascii="Calibri" w:hAnsi="Calibri" w:eastAsia="宋体" w:cs="宋体"/>
          <w:szCs w:val="22"/>
          <w:lang w:val="en-US" w:eastAsia="zh-CN"/>
        </w:rPr>
        <w:t xml:space="preserve"> </w:t>
      </w:r>
      <w:r>
        <w:rPr>
          <w:rFonts w:hint="default" w:ascii="Calibri" w:hAnsi="Calibri" w:eastAsia="宋体" w:cs="宋体"/>
          <w:szCs w:val="22"/>
          <w:lang w:val="en-US" w:eastAsia="zh-CN"/>
        </w:rPr>
        <w:t>WAN?</w:t>
      </w:r>
      <w:r>
        <w:rPr>
          <w:rFonts w:hint="default" w:ascii="Calibri" w:hAnsi="Calibri" w:eastAsia="宋体" w:cs="宋体"/>
          <w:szCs w:val="22"/>
          <w:lang w:val="en-US" w:eastAsia="zh-CN"/>
        </w:rPr>
        <w:br w:type="textWrapping"/>
      </w:r>
      <w:r>
        <w:rPr>
          <w:rFonts w:hint="default" w:ascii="Calibri" w:hAnsi="Calibri" w:eastAsia="宋体" w:cs="宋体"/>
          <w:szCs w:val="22"/>
          <w:lang w:val="en-US" w:eastAsia="zh-CN"/>
        </w:rPr>
        <w:t>A MAN is a metropolitan-area network. It is a network with</w:t>
      </w:r>
      <w:r>
        <w:rPr>
          <w:rFonts w:hint="eastAsia" w:ascii="Calibri" w:hAnsi="Calibri" w:eastAsia="宋体" w:cs="宋体"/>
          <w:szCs w:val="22"/>
          <w:lang w:val="en-US" w:eastAsia="zh-CN"/>
        </w:rPr>
        <w:t xml:space="preserve"> </w:t>
      </w:r>
      <w:r>
        <w:rPr>
          <w:rFonts w:hint="default" w:ascii="Calibri" w:hAnsi="Calibri" w:eastAsia="宋体" w:cs="宋体"/>
          <w:szCs w:val="22"/>
          <w:lang w:val="en-US" w:eastAsia="zh-CN"/>
        </w:rPr>
        <w:t>some</w:t>
      </w:r>
      <w:r>
        <w:rPr>
          <w:rFonts w:hint="eastAsia" w:ascii="Calibri" w:hAnsi="Calibri" w:eastAsia="宋体" w:cs="宋体"/>
          <w:szCs w:val="22"/>
          <w:lang w:val="en-US" w:eastAsia="zh-CN"/>
        </w:rPr>
        <w:t xml:space="preserve"> </w:t>
      </w:r>
      <w:r>
        <w:rPr>
          <w:rFonts w:hint="default" w:ascii="Calibri" w:hAnsi="Calibri" w:eastAsia="宋体" w:cs="宋体"/>
          <w:szCs w:val="22"/>
          <w:lang w:val="en-US" w:eastAsia="zh-CN"/>
        </w:rPr>
        <w:t>of</w:t>
      </w:r>
      <w:r>
        <w:rPr>
          <w:rFonts w:hint="eastAsia" w:ascii="Calibri" w:hAnsi="Calibri" w:eastAsia="宋体" w:cs="宋体"/>
          <w:szCs w:val="22"/>
          <w:lang w:val="en-US" w:eastAsia="zh-CN"/>
        </w:rPr>
        <w:t xml:space="preserve"> </w:t>
      </w:r>
      <w:r>
        <w:rPr>
          <w:rFonts w:hint="default" w:ascii="Calibri" w:hAnsi="Calibri" w:eastAsia="宋体" w:cs="宋体"/>
          <w:szCs w:val="22"/>
          <w:lang w:val="en-US" w:eastAsia="zh-CN"/>
        </w:rPr>
        <w:t>the features of both a LAN and a WAN. Large metropolitan areas</w:t>
      </w:r>
      <w:r>
        <w:rPr>
          <w:rFonts w:hint="eastAsia" w:ascii="Calibri" w:hAnsi="Calibri" w:eastAsia="宋体" w:cs="宋体"/>
          <w:szCs w:val="22"/>
          <w:lang w:val="en-US" w:eastAsia="zh-CN"/>
        </w:rPr>
        <w:t xml:space="preserve"> </w:t>
      </w:r>
      <w:r>
        <w:rPr>
          <w:rFonts w:hint="default" w:ascii="Calibri" w:hAnsi="Calibri" w:eastAsia="宋体" w:cs="宋体"/>
          <w:szCs w:val="22"/>
          <w:lang w:val="en-US" w:eastAsia="zh-CN"/>
        </w:rPr>
        <w:t>have special needs because of the volume of traffic. MANs are collections of smaller ne</w:t>
      </w:r>
      <w:r>
        <w:rPr>
          <w:rFonts w:hint="eastAsia" w:ascii="Calibri" w:hAnsi="Calibri" w:eastAsia="宋体" w:cs="宋体"/>
          <w:szCs w:val="22"/>
          <w:lang w:val="en-US" w:eastAsia="zh-CN"/>
        </w:rPr>
        <w:t>t</w:t>
      </w:r>
      <w:r>
        <w:rPr>
          <w:rFonts w:hint="default" w:ascii="Calibri" w:hAnsi="Calibri" w:eastAsia="宋体" w:cs="宋体"/>
          <w:szCs w:val="22"/>
          <w:lang w:val="en-US" w:eastAsia="zh-CN"/>
        </w:rPr>
        <w:t>works but are implemented using such techniques</w:t>
      </w:r>
      <w:r>
        <w:rPr>
          <w:rFonts w:hint="eastAsia" w:ascii="Calibri" w:hAnsi="Calibri" w:eastAsia="宋体" w:cs="宋体"/>
          <w:szCs w:val="22"/>
          <w:lang w:val="en-US" w:eastAsia="zh-CN"/>
        </w:rPr>
        <w:t xml:space="preserve"> </w:t>
      </w:r>
      <w:r>
        <w:rPr>
          <w:rFonts w:hint="default" w:ascii="Calibri" w:hAnsi="Calibri" w:eastAsia="宋体" w:cs="宋体"/>
          <w:szCs w:val="22"/>
          <w:lang w:val="en-US" w:eastAsia="zh-CN"/>
        </w:rPr>
        <w:t>as running optical fiber cable through subway tunnels.</w:t>
      </w:r>
    </w:p>
    <w:bookmarkEnd w:id="0"/>
    <w:p>
      <w:pPr>
        <w:rPr>
          <w:lang w:val="en"/>
        </w:rPr>
      </w:pPr>
    </w:p>
    <w:p>
      <w:pPr>
        <w:rPr>
          <w:color w:val="FF0000"/>
        </w:rPr>
      </w:pPr>
      <w:r>
        <w:rPr>
          <w:lang w:val="en"/>
        </w:rPr>
        <w:t xml:space="preserve">1. In a computer system, it is </w:t>
      </w:r>
      <w:r>
        <w:rPr>
          <w:color w:val="FF0000"/>
          <w:lang w:val="en"/>
        </w:rPr>
        <w:t>B</w:t>
      </w:r>
      <w:r>
        <w:rPr>
          <w:lang w:val="en"/>
        </w:rPr>
        <w:t xml:space="preserve"> that is at the bottom of the line that comes into direct contact with the hardware and supports other software</w:t>
      </w:r>
    </w:p>
    <w:p>
      <w:r>
        <w:rPr>
          <w:lang w:val="en"/>
        </w:rPr>
        <w:t>A language handler  B operating system  C utility  D database management system</w:t>
      </w:r>
    </w:p>
    <w:p>
      <w:r>
        <w:rPr>
          <w:lang w:val="en"/>
        </w:rPr>
        <w:t xml:space="preserve">2. Computer software is generally divided into </w:t>
      </w:r>
      <w:r>
        <w:rPr>
          <w:color w:val="FF0000"/>
          <w:lang w:val="en"/>
        </w:rPr>
        <w:t>(system software)</w:t>
      </w:r>
      <w:r>
        <w:rPr>
          <w:lang w:val="en"/>
        </w:rPr>
        <w:t xml:space="preserve"> and (application </w:t>
      </w:r>
      <w:r>
        <w:rPr>
          <w:color w:val="FF0000"/>
          <w:lang w:val="en"/>
        </w:rPr>
        <w:t>software)</w:t>
      </w:r>
      <w:r>
        <w:rPr>
          <w:lang w:val="en"/>
        </w:rPr>
        <w:t xml:space="preserve"> by function</w:t>
      </w:r>
    </w:p>
    <w:p>
      <w:pPr>
        <w:rPr>
          <w:color w:val="FF0000"/>
        </w:rPr>
      </w:pPr>
      <w:r>
        <w:rPr>
          <w:rFonts w:hint="eastAsia"/>
          <w:lang w:val="en-US" w:eastAsia="zh-CN"/>
        </w:rPr>
        <w:t>3</w:t>
      </w:r>
      <w:r>
        <w:rPr>
          <w:lang w:val="en"/>
        </w:rPr>
        <w:t>.(</w:t>
      </w:r>
      <w:r>
        <w:rPr>
          <w:rFonts w:hint="eastAsia"/>
          <w:lang w:val="en-US" w:eastAsia="zh-CN"/>
        </w:rPr>
        <w:t>True/False</w:t>
      </w:r>
      <w:r>
        <w:rPr>
          <w:lang w:val="en"/>
        </w:rPr>
        <w:t xml:space="preserve">). A computer can have more than one operating system, but only one OS is in control at any given time. </w:t>
      </w:r>
      <w:r>
        <w:rPr>
          <w:color w:val="FF0000"/>
          <w:lang w:val="en"/>
        </w:rPr>
        <w:t>T</w:t>
      </w:r>
    </w:p>
    <w:p>
      <w:r>
        <w:rPr>
          <w:rFonts w:hint="eastAsia"/>
          <w:lang w:val="en-US" w:eastAsia="zh-CN"/>
        </w:rPr>
        <w:t>4</w:t>
      </w:r>
      <w:r>
        <w:rPr>
          <w:lang w:val="en"/>
        </w:rPr>
        <w:t>. (</w:t>
      </w:r>
      <w:r>
        <w:rPr>
          <w:rFonts w:hint="eastAsia"/>
          <w:lang w:val="en-US" w:eastAsia="zh-CN"/>
        </w:rPr>
        <w:t>True/False</w:t>
      </w:r>
      <w:r>
        <w:rPr>
          <w:lang w:val="en"/>
        </w:rPr>
        <w:t xml:space="preserve">)A timesharing system </w:t>
      </w:r>
      <w:r>
        <w:rPr>
          <w:rFonts w:hint="eastAsia"/>
          <w:lang w:val="en-US" w:eastAsia="zh-CN"/>
        </w:rPr>
        <w:t>allows</w:t>
      </w:r>
      <w:r>
        <w:rPr>
          <w:lang w:val="en"/>
        </w:rPr>
        <w:t xml:space="preserve"> multiple users to interact with a computer at the same time </w:t>
      </w:r>
      <w:r>
        <w:rPr>
          <w:color w:val="FF0000"/>
          <w:lang w:val="en"/>
        </w:rPr>
        <w:t>T</w:t>
      </w:r>
    </w:p>
    <w:p>
      <w:r>
        <w:rPr>
          <w:rFonts w:hint="eastAsia"/>
          <w:lang w:val="en-US" w:eastAsia="zh-CN"/>
        </w:rPr>
        <w:t>5</w:t>
      </w:r>
      <w:r>
        <w:rPr>
          <w:lang w:val="en"/>
        </w:rPr>
        <w:t>. Explain the software lifecycle</w:t>
      </w:r>
      <w:r>
        <w:rPr>
          <w:rFonts w:hint="eastAsia"/>
          <w:lang w:val="en-US" w:eastAsia="zh-CN"/>
        </w:rPr>
        <w:t>.</w:t>
      </w:r>
      <w:r>
        <w:rPr>
          <w:lang w:val="en"/>
        </w:rPr>
        <w:t xml:space="preserve"> </w:t>
      </w:r>
    </w:p>
    <w:p>
      <w:pPr>
        <w:rPr>
          <w:color w:val="FF0000"/>
        </w:rPr>
      </w:pPr>
      <w:r>
        <w:rPr>
          <w:color w:val="FF0000"/>
          <w:szCs w:val="21"/>
          <w:shd w:val="clear" w:color="auto" w:fill="FFFFFF"/>
          <w:lang w:val="en"/>
        </w:rPr>
        <w:t>As with anything, a software product or software system has to go through the stages of incubation, birth, growth, maturity, and decay, commonly referred to as the software life</w:t>
      </w:r>
      <w:r>
        <w:rPr>
          <w:lang w:val="en"/>
        </w:rPr>
        <w:t xml:space="preserve"> cycle </w:t>
      </w:r>
      <w:r>
        <w:rPr>
          <w:color w:val="FF0000"/>
          <w:szCs w:val="21"/>
          <w:shd w:val="clear" w:color="auto" w:fill="FFFFFF"/>
          <w:lang w:val="en"/>
        </w:rPr>
        <w:t>The software life cycle, also known as the software life cycle or system development life cycle, is the life cycle from the creation of software to its retirement</w:t>
      </w:r>
    </w:p>
    <w:p>
      <w:r>
        <w:rPr>
          <w:rFonts w:hint="eastAsia"/>
          <w:lang w:val="en-US" w:eastAsia="zh-CN"/>
        </w:rPr>
        <w:t>6</w:t>
      </w:r>
      <w:r>
        <w:rPr>
          <w:lang w:val="en"/>
        </w:rPr>
        <w:t xml:space="preserve">. The  earliest operating system, called  ( </w:t>
      </w:r>
      <w:r>
        <w:rPr>
          <w:color w:val="FF0000"/>
          <w:lang w:val="en"/>
        </w:rPr>
        <w:t>A</w:t>
      </w:r>
      <w:r>
        <w:rPr>
          <w:lang w:val="en"/>
        </w:rPr>
        <w:t xml:space="preserve">  ) operating systems, only had to ensure that resources were transferred from one job to the next.</w:t>
      </w:r>
    </w:p>
    <w:p>
      <w:r>
        <w:rPr>
          <w:lang w:val="en"/>
        </w:rPr>
        <w:t>A. batch B. time-sharing C. personal D. parallel</w:t>
      </w:r>
    </w:p>
    <w:p>
      <w:r>
        <w:rPr>
          <w:rFonts w:hint="eastAsia"/>
          <w:lang w:val="en-US" w:eastAsia="zh-CN"/>
        </w:rPr>
        <w:t>7</w:t>
      </w:r>
      <w:r>
        <w:rPr>
          <w:lang w:val="en"/>
        </w:rPr>
        <w:t xml:space="preserve">. DOS is considered a  (  </w:t>
      </w:r>
      <w:r>
        <w:rPr>
          <w:color w:val="FF0000"/>
          <w:lang w:val="en"/>
        </w:rPr>
        <w:t>D</w:t>
      </w:r>
      <w:r>
        <w:rPr>
          <w:lang w:val="en"/>
        </w:rPr>
        <w:t xml:space="preserve">  ) operating system.</w:t>
      </w:r>
    </w:p>
    <w:p>
      <w:r>
        <w:rPr>
          <w:lang w:val="en"/>
        </w:rPr>
        <w:t xml:space="preserve">A. batch B. time-sharing C. parallel D. personal </w:t>
      </w:r>
    </w:p>
    <w:p>
      <w:r>
        <w:rPr>
          <w:rFonts w:hint="eastAsia"/>
          <w:lang w:val="en-US" w:eastAsia="zh-CN"/>
        </w:rPr>
        <w:t>8</w:t>
      </w:r>
      <w:r>
        <w:rPr>
          <w:lang w:val="en"/>
        </w:rPr>
        <w:t xml:space="preserve">. </w:t>
      </w:r>
      <w:r>
        <w:rPr>
          <w:rFonts w:hint="eastAsia"/>
          <w:lang w:val="en-US" w:eastAsia="zh-CN"/>
        </w:rPr>
        <w:t>T</w:t>
      </w:r>
      <w:r>
        <w:rPr>
          <w:lang w:val="en"/>
        </w:rPr>
        <w:t xml:space="preserve">he foundation of software engineering is </w:t>
      </w:r>
      <w:r>
        <w:rPr>
          <w:color w:val="FF0000"/>
          <w:lang w:val="en"/>
        </w:rPr>
        <w:t>(A).</w:t>
      </w:r>
    </w:p>
    <w:p>
      <w:r>
        <w:rPr>
          <w:lang w:val="en"/>
        </w:rPr>
        <w:t>A. Process B. Tool C. Design D. . Method</w:t>
      </w:r>
    </w:p>
    <w:p>
      <w:r>
        <w:rPr>
          <w:rFonts w:hint="eastAsia"/>
          <w:lang w:val="en-US" w:eastAsia="zh-CN"/>
        </w:rPr>
        <w:t>9</w:t>
      </w:r>
      <w:r>
        <w:rPr>
          <w:lang w:val="en"/>
        </w:rPr>
        <w:t xml:space="preserve">. Which of the following is not the cause of the software crisis  </w:t>
      </w:r>
      <w:r>
        <w:rPr>
          <w:color w:val="FF0000"/>
          <w:lang w:val="en"/>
        </w:rPr>
        <w:t>(B).</w:t>
      </w:r>
      <w:r>
        <w:rPr>
          <w:lang w:val="en"/>
        </w:rPr>
        <w:t xml:space="preserve">  </w:t>
      </w:r>
    </w:p>
    <w:p>
      <w:pPr>
        <w:rPr>
          <w:lang w:val="en"/>
        </w:rPr>
      </w:pPr>
      <w:r>
        <w:rPr>
          <w:lang w:val="en"/>
        </w:rPr>
        <w:t xml:space="preserve">A. Subjective neglect of demand analysis </w:t>
      </w:r>
    </w:p>
    <w:p>
      <w:pPr>
        <w:rPr>
          <w:lang w:val="en"/>
        </w:rPr>
      </w:pPr>
      <w:r>
        <w:rPr>
          <w:lang w:val="en"/>
        </w:rPr>
        <w:t xml:space="preserve">B. Over-emphasis is placed on software maintenance </w:t>
      </w:r>
    </w:p>
    <w:p>
      <w:pPr>
        <w:rPr>
          <w:lang w:val="en"/>
        </w:rPr>
      </w:pPr>
      <w:r>
        <w:rPr>
          <w:lang w:val="en"/>
        </w:rPr>
        <w:t xml:space="preserve">C The </w:t>
      </w:r>
      <w:r>
        <w:rPr>
          <w:rFonts w:hint="eastAsia"/>
          <w:lang w:val="en-US" w:eastAsia="zh-CN"/>
        </w:rPr>
        <w:t>wrong view of</w:t>
      </w:r>
      <w:r>
        <w:rPr>
          <w:lang w:val="en"/>
        </w:rPr>
        <w:t xml:space="preserve"> software development </w:t>
      </w:r>
      <w:r>
        <w:rPr>
          <w:rFonts w:hint="eastAsia"/>
          <w:lang w:val="en-US" w:eastAsia="zh-CN"/>
        </w:rPr>
        <w:t>a</w:t>
      </w:r>
      <w:r>
        <w:rPr>
          <w:lang w:val="en"/>
        </w:rPr>
        <w:t xml:space="preserve">s programming </w:t>
      </w:r>
    </w:p>
    <w:p>
      <w:r>
        <w:rPr>
          <w:lang w:val="en"/>
        </w:rPr>
        <w:t>D.  The software itself is a logical part, and it is getting bigger and bigger</w:t>
      </w:r>
    </w:p>
    <w:p>
      <w:r>
        <w:rPr>
          <w:lang w:val="en"/>
        </w:rPr>
        <w:t>1</w:t>
      </w:r>
      <w:r>
        <w:rPr>
          <w:rFonts w:hint="eastAsia"/>
          <w:lang w:val="en-US" w:eastAsia="zh-CN"/>
        </w:rPr>
        <w:t>0</w:t>
      </w:r>
      <w:r>
        <w:rPr>
          <w:lang w:val="en"/>
        </w:rPr>
        <w:t>. The following software belongs to the application software</w:t>
      </w:r>
      <w:del w:id="0" w:author="赵丰年" w:date="2021-10-19T14:13:00Z">
        <w:r>
          <w:rPr>
            <w:lang w:val="en"/>
          </w:rPr>
          <w:delText xml:space="preserve"> is</w:delText>
        </w:r>
      </w:del>
      <w:r>
        <w:rPr>
          <w:lang w:val="en"/>
        </w:rPr>
        <w:t xml:space="preserve">  </w:t>
      </w:r>
      <w:r>
        <w:rPr>
          <w:color w:val="FF0000"/>
          <w:lang w:val="en"/>
        </w:rPr>
        <w:t>(D).</w:t>
      </w:r>
      <w:r>
        <w:rPr>
          <w:lang w:val="en"/>
        </w:rPr>
        <w:t xml:space="preserve">  </w:t>
      </w:r>
    </w:p>
    <w:p>
      <w:r>
        <w:rPr>
          <w:lang w:val="en"/>
        </w:rPr>
        <w:t>A. Financial management software  B. Database  C. Compiler  D. Browser</w:t>
      </w:r>
    </w:p>
    <w:p>
      <w:pPr>
        <w:ind w:firstLine="560" w:firstLineChars="200"/>
        <w:jc w:val="left"/>
        <w:rPr>
          <w:sz w:val="28"/>
        </w:rPr>
      </w:pPr>
    </w:p>
    <w:p>
      <w:pPr>
        <w:rPr>
          <w:rFonts w:hint="eastAsia"/>
          <w:lang w:val="en-US" w:eastAsia="zh-CN"/>
        </w:rPr>
      </w:pPr>
      <w:r>
        <w:rPr>
          <w:rFonts w:hint="eastAsia"/>
          <w:lang w:val="en-US" w:eastAsia="zh-CN"/>
        </w:rPr>
        <w:t>Multiple Choice</w:t>
      </w:r>
    </w:p>
    <w:p>
      <w:pPr>
        <w:rPr>
          <w:rFonts w:hint="eastAsia"/>
          <w:lang w:val="en-US" w:eastAsia="zh-CN"/>
        </w:rPr>
      </w:pPr>
      <w:r>
        <w:rPr>
          <w:rFonts w:hint="eastAsia"/>
          <w:lang w:val="en-US" w:eastAsia="zh-CN"/>
        </w:rPr>
        <w:t>1．Which one of the following is NOT a step to change audio data to bit patterns?</w:t>
      </w:r>
    </w:p>
    <w:p>
      <w:pPr>
        <w:rPr>
          <w:rFonts w:hint="eastAsia"/>
          <w:lang w:val="en-US" w:eastAsia="zh-CN"/>
        </w:rPr>
      </w:pPr>
      <w:r>
        <w:rPr>
          <w:rFonts w:hint="eastAsia"/>
          <w:lang w:val="en-US" w:eastAsia="zh-CN"/>
        </w:rPr>
        <w:t>a. Sampling</w:t>
      </w:r>
      <w:r>
        <w:rPr>
          <w:rFonts w:hint="eastAsia"/>
          <w:lang w:val="en-US" w:eastAsia="zh-CN"/>
        </w:rPr>
        <w:tab/>
      </w:r>
      <w:r>
        <w:rPr>
          <w:rFonts w:hint="eastAsia"/>
          <w:lang w:val="en-US" w:eastAsia="zh-CN"/>
        </w:rPr>
        <w:tab/>
      </w:r>
      <w:r>
        <w:rPr>
          <w:rFonts w:hint="eastAsia"/>
          <w:lang w:val="en-US" w:eastAsia="zh-CN"/>
        </w:rPr>
        <w:t>b. Quantization</w:t>
      </w:r>
      <w:r>
        <w:rPr>
          <w:rFonts w:hint="eastAsia"/>
          <w:lang w:val="en-US" w:eastAsia="zh-CN"/>
        </w:rPr>
        <w:tab/>
      </w:r>
      <w:r>
        <w:rPr>
          <w:rFonts w:hint="eastAsia"/>
          <w:lang w:val="en-US" w:eastAsia="zh-CN"/>
        </w:rPr>
        <w:tab/>
      </w:r>
      <w:r>
        <w:rPr>
          <w:rFonts w:hint="eastAsia"/>
          <w:lang w:val="en-US" w:eastAsia="zh-CN"/>
        </w:rPr>
        <w:t>c. Coding</w:t>
      </w:r>
      <w:r>
        <w:rPr>
          <w:rFonts w:hint="eastAsia"/>
          <w:lang w:val="en-US" w:eastAsia="zh-CN"/>
        </w:rPr>
        <w:tab/>
      </w:r>
      <w:r>
        <w:rPr>
          <w:rFonts w:hint="eastAsia"/>
          <w:lang w:val="en-US" w:eastAsia="zh-CN"/>
        </w:rPr>
        <w:tab/>
      </w:r>
      <w:r>
        <w:rPr>
          <w:rFonts w:hint="eastAsia"/>
          <w:color w:val="FF0000"/>
          <w:lang w:val="en-US" w:eastAsia="zh-CN"/>
        </w:rPr>
        <w:t>d. Curving</w:t>
      </w:r>
    </w:p>
    <w:p>
      <w:pPr>
        <w:rPr>
          <w:rFonts w:hint="eastAsia"/>
          <w:lang w:val="en-US" w:eastAsia="zh-CN"/>
        </w:rPr>
      </w:pPr>
    </w:p>
    <w:p>
      <w:pPr>
        <w:rPr>
          <w:rFonts w:hint="eastAsia"/>
          <w:lang w:val="en-US" w:eastAsia="zh-CN"/>
        </w:rPr>
      </w:pPr>
      <w:r>
        <w:rPr>
          <w:rFonts w:hint="eastAsia"/>
          <w:lang w:val="en-US" w:eastAsia="zh-CN"/>
        </w:rPr>
        <w:t>Filling in the blanks</w:t>
      </w:r>
    </w:p>
    <w:p>
      <w:pPr>
        <w:rPr>
          <w:rFonts w:hint="default"/>
          <w:lang w:val="en-US" w:eastAsia="zh-CN"/>
        </w:rPr>
      </w:pPr>
      <w:r>
        <w:rPr>
          <w:rFonts w:hint="eastAsia"/>
          <w:lang w:val="en-US" w:eastAsia="zh-CN"/>
        </w:rPr>
        <w:t xml:space="preserve">1、A gray scale picture is digitized using 4 different gray levels. If the picture is composed of 100×100 pixels, </w:t>
      </w:r>
      <w:r>
        <w:rPr>
          <w:rFonts w:hint="eastAsia"/>
          <w:u w:val="single"/>
          <w:lang w:val="en-US" w:eastAsia="zh-CN"/>
        </w:rPr>
        <w:t xml:space="preserve">20000 </w:t>
      </w:r>
      <w:r>
        <w:rPr>
          <w:rFonts w:hint="eastAsia"/>
          <w:lang w:val="en-US" w:eastAsia="zh-CN"/>
        </w:rPr>
        <w:t>(how many) bits are needed to represent the picture.</w:t>
      </w:r>
    </w:p>
    <w:p>
      <w:pPr>
        <w:rPr>
          <w:rFonts w:hint="eastAsia"/>
          <w:lang w:val="en-US" w:eastAsia="zh-CN"/>
        </w:rPr>
      </w:pPr>
    </w:p>
    <w:p>
      <w:pPr>
        <w:rPr>
          <w:rFonts w:hint="eastAsia"/>
          <w:lang w:val="en-US" w:eastAsia="zh-CN"/>
        </w:rPr>
      </w:pPr>
      <w:r>
        <w:rPr>
          <w:rFonts w:hint="eastAsia"/>
          <w:lang w:val="en-US" w:eastAsia="zh-CN"/>
        </w:rPr>
        <w:t>Open ended questions:</w:t>
      </w:r>
    </w:p>
    <w:p>
      <w:pPr>
        <w:numPr>
          <w:ilvl w:val="0"/>
          <w:numId w:val="12"/>
        </w:numPr>
        <w:rPr>
          <w:rFonts w:hint="eastAsia"/>
          <w:lang w:val="en-US" w:eastAsia="zh-CN"/>
        </w:rPr>
      </w:pPr>
      <w:r>
        <w:rPr>
          <w:rFonts w:hint="eastAsia"/>
          <w:lang w:val="en-US" w:eastAsia="zh-CN"/>
        </w:rPr>
        <w:t>Distinguish between computing as a tool and computing as a discipline.</w:t>
      </w:r>
    </w:p>
    <w:p>
      <w:pPr>
        <w:numPr>
          <w:ilvl w:val="0"/>
          <w:numId w:val="12"/>
        </w:numPr>
        <w:rPr>
          <w:rFonts w:hint="default"/>
          <w:lang w:val="en-US" w:eastAsia="zh-CN"/>
        </w:rPr>
      </w:pPr>
      <w:r>
        <w:rPr>
          <w:rFonts w:hint="eastAsia"/>
          <w:lang w:val="en-US" w:eastAsia="zh-CN"/>
        </w:rPr>
        <w:t>Is computing a mathematical discipline, a scientific discipline, or an engineering discipline? Why?</w:t>
      </w:r>
    </w:p>
    <w:p>
      <w:pPr>
        <w:numPr>
          <w:ilvl w:val="0"/>
          <w:numId w:val="12"/>
        </w:numPr>
        <w:rPr>
          <w:rFonts w:hint="default"/>
          <w:lang w:val="en-US" w:eastAsia="zh-CN"/>
        </w:rPr>
      </w:pPr>
      <w:r>
        <w:rPr>
          <w:rFonts w:hint="eastAsia"/>
          <w:lang w:val="en-US" w:eastAsia="zh-CN"/>
        </w:rPr>
        <w:t xml:space="preserve">Name and describe five subject areas of computer science. </w:t>
      </w:r>
    </w:p>
    <w:p>
      <w:pPr>
        <w:numPr>
          <w:ilvl w:val="0"/>
          <w:numId w:val="12"/>
        </w:numPr>
        <w:rPr>
          <w:rFonts w:hint="default"/>
          <w:lang w:val="en-US" w:eastAsia="zh-CN"/>
        </w:rPr>
      </w:pPr>
      <w:r>
        <w:rPr>
          <w:rFonts w:hint="eastAsia"/>
          <w:lang w:val="en-US" w:eastAsia="zh-CN"/>
        </w:rPr>
        <w:t>Explain in your own words why computers were invented and how they have been used.</w:t>
      </w:r>
    </w:p>
    <w:p>
      <w:pPr>
        <w:numPr>
          <w:ilvl w:val="0"/>
          <w:numId w:val="12"/>
        </w:numPr>
        <w:rPr>
          <w:rFonts w:hint="default"/>
          <w:lang w:val="en-US" w:eastAsia="zh-CN"/>
        </w:rPr>
      </w:pPr>
      <w:r>
        <w:rPr>
          <w:rFonts w:hint="eastAsia"/>
          <w:lang w:val="en-US" w:eastAsia="zh-CN"/>
        </w:rPr>
        <w:t>Explain computational thinking in your own words.</w:t>
      </w:r>
    </w:p>
    <w:p>
      <w:pPr>
        <w:numPr>
          <w:ilvl w:val="0"/>
          <w:numId w:val="12"/>
        </w:numPr>
        <w:rPr>
          <w:rFonts w:hint="default"/>
          <w:lang w:val="en-US" w:eastAsia="zh-CN"/>
        </w:rPr>
      </w:pPr>
      <w:r>
        <w:rPr>
          <w:rFonts w:hint="eastAsia"/>
          <w:lang w:val="en-US" w:eastAsia="zh-CN"/>
        </w:rPr>
        <w:t>Some people say computer science is mostly about programming, do you agree? Why?</w:t>
      </w:r>
    </w:p>
    <w:p>
      <w:pPr>
        <w:numPr>
          <w:ilvl w:val="0"/>
          <w:numId w:val="12"/>
        </w:numPr>
        <w:rPr>
          <w:rFonts w:hint="default"/>
          <w:lang w:val="en-US" w:eastAsia="zh-CN"/>
        </w:rPr>
      </w:pPr>
      <w:r>
        <w:rPr>
          <w:rFonts w:hint="eastAsia"/>
          <w:lang w:val="en-US" w:eastAsia="zh-CN"/>
        </w:rPr>
        <w:t xml:space="preserve">Some people say a computer can be compared to a human brain, do you agree? Why? </w:t>
      </w:r>
    </w:p>
    <w:p>
      <w:pPr>
        <w:numPr>
          <w:ilvl w:val="0"/>
          <w:numId w:val="12"/>
        </w:numPr>
        <w:rPr>
          <w:rFonts w:hint="default"/>
          <w:lang w:val="en-US" w:eastAsia="zh-CN"/>
        </w:rPr>
      </w:pPr>
      <w:r>
        <w:rPr>
          <w:rFonts w:hint="eastAsia"/>
          <w:lang w:val="en-US" w:eastAsia="zh-CN"/>
        </w:rPr>
        <w:t>What is more valuable to an organization: hardware, software, or data? Why?</w:t>
      </w:r>
    </w:p>
    <w:p>
      <w:pPr>
        <w:numPr>
          <w:ilvl w:val="0"/>
          <w:numId w:val="12"/>
        </w:numPr>
        <w:rPr>
          <w:rFonts w:hint="default"/>
          <w:lang w:val="en-US" w:eastAsia="zh-CN"/>
        </w:rPr>
      </w:pPr>
      <w:r>
        <w:rPr>
          <w:rFonts w:hint="eastAsia"/>
          <w:lang w:val="en-US" w:eastAsia="zh-CN"/>
        </w:rPr>
        <w:t xml:space="preserve">What are some limitations of computing? </w:t>
      </w:r>
    </w:p>
    <w:p>
      <w:pPr>
        <w:pStyle w:val="2"/>
        <w:bidi w:val="0"/>
        <w:rPr>
          <w:rFonts w:hint="eastAsia"/>
          <w:lang w:eastAsia="zh-CN"/>
        </w:rPr>
      </w:pPr>
      <w:r>
        <w:rPr>
          <w:rFonts w:hint="eastAsia"/>
          <w:lang w:val="en-US" w:eastAsia="zh-CN"/>
        </w:rPr>
        <w:t>硬件</w:t>
      </w:r>
    </w:p>
    <w:p>
      <w:r>
        <w:rPr>
          <w:rFonts w:hint="eastAsia"/>
        </w:rPr>
        <w:t>一、简答题</w:t>
      </w:r>
    </w:p>
    <w:p>
      <w:r>
        <w:rPr>
          <w:rFonts w:hint="eastAsia"/>
        </w:rPr>
        <w:t>1</w:t>
      </w:r>
      <w:r>
        <w:t>.</w:t>
      </w:r>
      <w:r>
        <w:rPr>
          <w:rFonts w:hint="eastAsia"/>
        </w:rPr>
        <w:t>按照冯·诺伊曼原理构成的计算机由哪几大部分组成？</w:t>
      </w:r>
      <w:ins w:id="1" w:author="liu shaoqing" w:date="2021-11-03T19:23:00Z">
        <w:r>
          <w:rPr>
            <w:rFonts w:hint="eastAsia"/>
            <w:color w:val="FF0000"/>
          </w:rPr>
          <w:t>（</w:t>
        </w:r>
      </w:ins>
      <w:r>
        <w:rPr>
          <w:rFonts w:hint="eastAsia"/>
          <w:color w:val="FF0000"/>
        </w:rPr>
        <w:t>冯诺依曼</w:t>
      </w:r>
      <w:ins w:id="2" w:author="liu shaoqing" w:date="2021-11-03T19:23:00Z">
        <w:r>
          <w:rPr>
            <w:rFonts w:hint="eastAsia"/>
            <w:color w:val="FF0000"/>
          </w:rPr>
          <w:t>）</w:t>
        </w:r>
      </w:ins>
    </w:p>
    <w:p>
      <w:r>
        <w:t>What are the major parts of a computer constructed according to the von Neumann principle?</w:t>
      </w:r>
    </w:p>
    <w:p>
      <w:r>
        <w:rPr>
          <w:rFonts w:hint="eastAsia"/>
        </w:rPr>
        <w:t>运算器：完成各种算术运算和逻辑运算，是计算核心；</w:t>
      </w:r>
    </w:p>
    <w:p>
      <w:r>
        <w:rPr>
          <w:rFonts w:hint="eastAsia"/>
        </w:rPr>
        <w:t>控制器：整个计算机的指挥控制中心；</w:t>
      </w:r>
    </w:p>
    <w:p>
      <w:r>
        <w:rPr>
          <w:rFonts w:hint="eastAsia"/>
        </w:rPr>
        <w:t>存储器：实现“程序内存”思想的部件；</w:t>
      </w:r>
    </w:p>
    <w:p>
      <w:r>
        <w:rPr>
          <w:rFonts w:hint="eastAsia"/>
        </w:rPr>
        <w:t>输入设备：将程序和原始数据转换为二进制串；</w:t>
      </w:r>
    </w:p>
    <w:p>
      <w:r>
        <w:rPr>
          <w:rFonts w:hint="eastAsia"/>
        </w:rPr>
        <w:t>输出设备：将运算的结果转换为人们所能识别的信息形式。</w:t>
      </w:r>
    </w:p>
    <w:p>
      <w:pPr>
        <w:rPr>
          <w:color w:val="FF0000"/>
        </w:rPr>
      </w:pPr>
      <w:r>
        <w:rPr>
          <w:color w:val="FF0000"/>
        </w:rPr>
        <w:t>Arithmetic unit: it completes various arithmetic operations and logical operations and is the core of calculation;</w:t>
      </w:r>
    </w:p>
    <w:p>
      <w:pPr>
        <w:rPr>
          <w:color w:val="FF0000"/>
        </w:rPr>
      </w:pPr>
      <w:r>
        <w:rPr>
          <w:color w:val="FF0000"/>
        </w:rPr>
        <w:t>Controller: the command and control center of the entire computer;</w:t>
      </w:r>
    </w:p>
    <w:p>
      <w:pPr>
        <w:rPr>
          <w:color w:val="FF0000"/>
        </w:rPr>
      </w:pPr>
      <w:r>
        <w:rPr>
          <w:color w:val="FF0000"/>
        </w:rPr>
        <w:t>Memory: the component that realizes the idea of "program memory";</w:t>
      </w:r>
    </w:p>
    <w:p>
      <w:pPr>
        <w:rPr>
          <w:color w:val="FF0000"/>
        </w:rPr>
      </w:pPr>
      <w:r>
        <w:rPr>
          <w:color w:val="FF0000"/>
        </w:rPr>
        <w:t>Input device: Convert the program and the original data into a binary string;</w:t>
      </w:r>
    </w:p>
    <w:p>
      <w:pPr>
        <w:rPr>
          <w:color w:val="FF0000"/>
        </w:rPr>
      </w:pPr>
      <w:r>
        <w:rPr>
          <w:color w:val="FF0000"/>
        </w:rPr>
        <w:t>Output device: Convert the result of the operation into a form of information that people can recognize.</w:t>
      </w:r>
    </w:p>
    <w:p/>
    <w:p>
      <w:r>
        <w:t>2.</w:t>
      </w:r>
      <w:r>
        <w:rPr>
          <w:rFonts w:hint="eastAsia"/>
        </w:rPr>
        <w:t>计算机系统主要由什么组成？</w:t>
      </w:r>
      <w:ins w:id="3" w:author="liu shaoqing" w:date="2021-11-03T19:11:00Z">
        <w:r>
          <w:rPr>
            <w:rFonts w:hint="eastAsia"/>
          </w:rPr>
          <w:t>（同上）</w:t>
        </w:r>
      </w:ins>
    </w:p>
    <w:p>
      <w:r>
        <w:t>What are the main components of a computer system?</w:t>
      </w:r>
    </w:p>
    <w:p>
      <w:pPr>
        <w:rPr>
          <w:rStyle w:val="10"/>
          <w:b w:val="0"/>
          <w:bCs w:val="0"/>
          <w:color w:val="FF0000"/>
          <w:shd w:val="clear" w:color="auto" w:fill="FFFFFF"/>
        </w:rPr>
      </w:pPr>
      <w:r>
        <w:rPr>
          <w:rStyle w:val="10"/>
          <w:rFonts w:hint="eastAsia"/>
          <w:bCs w:val="0"/>
          <w:color w:val="FF0000"/>
          <w:shd w:val="clear" w:color="auto" w:fill="FFFFFF"/>
        </w:rPr>
        <w:t>中央处理器、存储器、输入输出控制系统和各种外部设备</w:t>
      </w:r>
    </w:p>
    <w:p>
      <w:pPr>
        <w:rPr>
          <w:color w:val="FF0000"/>
        </w:rPr>
      </w:pPr>
      <w:r>
        <w:rPr>
          <w:color w:val="FF0000"/>
        </w:rPr>
        <w:t>Central processing unit, memory, input and output control system and various external equipment</w:t>
      </w:r>
    </w:p>
    <w:p/>
    <w:p>
      <w:r>
        <w:t>3.多个程序共同运行时，计算机如何决定由谁运行？</w:t>
      </w:r>
      <w:ins w:id="4" w:author="liu shaoqing" w:date="2021-11-03T19:11:00Z">
        <w:r>
          <w:rPr>
            <w:rFonts w:hint="eastAsia"/>
          </w:rPr>
          <w:t>（CPU知识）</w:t>
        </w:r>
      </w:ins>
    </w:p>
    <w:p>
      <w:r>
        <w:t>When multiple programs are running together, how does the computer decide who will run it?</w:t>
      </w:r>
    </w:p>
    <w:p>
      <w:pPr>
        <w:rPr>
          <w:color w:val="FF0000"/>
        </w:rPr>
      </w:pPr>
      <w:r>
        <w:rPr>
          <w:rFonts w:hint="eastAsia"/>
          <w:color w:val="FF0000"/>
        </w:rPr>
        <w:t>结合计算机计算实现的过程及其核心（运算器）作答，答案合理即可</w:t>
      </w:r>
    </w:p>
    <w:p>
      <w:pPr>
        <w:rPr>
          <w:color w:val="FF0000"/>
        </w:rPr>
      </w:pPr>
      <w:r>
        <w:rPr>
          <w:color w:val="FF0000"/>
        </w:rPr>
        <w:t>Combine the process of computer calculation and its core (computing unit) to answer, as long as the answer is reasonable</w:t>
      </w:r>
    </w:p>
    <w:p/>
    <w:p>
      <w:r>
        <w:t>4. 冯诺依曼模型中输入/输出子系统的功能是什么？</w:t>
      </w:r>
      <w:ins w:id="5" w:author="liu shaoqing" w:date="2021-11-03T19:12:00Z">
        <w:r>
          <w:rPr>
            <w:rFonts w:hint="eastAsia"/>
          </w:rPr>
          <w:t>（</w:t>
        </w:r>
      </w:ins>
      <w:ins w:id="6" w:author="liu shaoqing" w:date="2021-11-03T19:13:00Z">
        <w:r>
          <w:rPr>
            <w:rFonts w:hint="eastAsia"/>
          </w:rPr>
          <w:t>输入输出设备知识</w:t>
        </w:r>
      </w:ins>
      <w:ins w:id="7" w:author="liu shaoqing" w:date="2021-11-03T19:12:00Z">
        <w:r>
          <w:rPr>
            <w:rFonts w:hint="eastAsia"/>
          </w:rPr>
          <w:t>）</w:t>
        </w:r>
      </w:ins>
    </w:p>
    <w:p>
      <w:r>
        <w:t>What is the function of the input/output subsystem in the Von Neumann model?</w:t>
      </w:r>
    </w:p>
    <w:p>
      <w:pPr>
        <w:rPr>
          <w:color w:val="FF0000"/>
        </w:rPr>
      </w:pPr>
      <w:r>
        <w:rPr>
          <w:rFonts w:hint="eastAsia"/>
          <w:color w:val="FF0000"/>
        </w:rPr>
        <w:t>标准答案为：输入设备将程序和原始数据转换成二进制串，并在控制器的指挥下按一定的地址顺序送入内存。输出设备则是用来将运算的结果转换为人们所能识别的信息形式，并在控制器的指挥下由机器内部输出，实际答案合理即可</w:t>
      </w:r>
    </w:p>
    <w:p>
      <w:pPr>
        <w:rPr>
          <w:color w:val="FF0000"/>
        </w:rPr>
      </w:pPr>
      <w:r>
        <w:rPr>
          <w:color w:val="FF0000"/>
        </w:rPr>
        <w:t>The standard answer is: the input device converts the program and the original data into a binary string, and sends it to the memory in a certain address sequence under the command of the controller. The output device is used to convert the result of the calculation into a form of information that people can recognize, and output from the machine under the command of the controller. The actual answer is reasonable.</w:t>
      </w:r>
    </w:p>
    <w:p>
      <w:r>
        <w:t>5.简述RAM和ROM的区别。</w:t>
      </w:r>
      <w:ins w:id="8" w:author="liu shaoqing" w:date="2021-11-03T19:13:00Z">
        <w:r>
          <w:rPr>
            <w:rFonts w:hint="eastAsia"/>
          </w:rPr>
          <w:t>（存储器知识）</w:t>
        </w:r>
      </w:ins>
    </w:p>
    <w:p>
      <w:r>
        <w:t>Briefly describe the difference between RAM and ROM.</w:t>
      </w:r>
    </w:p>
    <w:p>
      <w:pPr>
        <w:rPr>
          <w:color w:val="FF0000"/>
        </w:rPr>
      </w:pPr>
      <w:r>
        <w:rPr>
          <w:color w:val="FF0000"/>
        </w:rPr>
        <w:t>RAM断电后的内容全部丢失，既可以读又可以写，速度比Cache慢，而RAM可分为表态RAM（SRAM）和动态RAM（DRAM）两种。</w:t>
      </w:r>
    </w:p>
    <w:p>
      <w:pPr>
        <w:rPr>
          <w:color w:val="FF0000"/>
        </w:rPr>
      </w:pPr>
      <w:r>
        <w:rPr>
          <w:color w:val="FF0000"/>
        </w:rPr>
        <w:t>ROM计算机运行时其内容只能读出而不能写入。数据不易丢失，即使计算机断电后 ROM存储单元的内容依然保存。只读存储器一般存储计算机系统中固定的程序和数据，如引导程序、监控程序等。</w:t>
      </w:r>
    </w:p>
    <w:p>
      <w:pPr>
        <w:rPr>
          <w:color w:val="FF0000"/>
        </w:rPr>
      </w:pPr>
      <w:r>
        <w:rPr>
          <w:color w:val="FF0000"/>
        </w:rPr>
        <w:t xml:space="preserve">All the contents of RAM are lost </w:t>
      </w:r>
      <w:r>
        <w:rPr>
          <w:rFonts w:hint="eastAsia"/>
          <w:color w:val="FF0000"/>
          <w:lang w:val="en-US" w:eastAsia="zh-CN"/>
        </w:rPr>
        <w:t xml:space="preserve">when the </w:t>
      </w:r>
      <w:r>
        <w:rPr>
          <w:color w:val="FF0000"/>
        </w:rPr>
        <w:t xml:space="preserve">power </w:t>
      </w:r>
      <w:r>
        <w:rPr>
          <w:rFonts w:hint="eastAsia"/>
          <w:color w:val="FF0000"/>
          <w:lang w:val="en-US" w:eastAsia="zh-CN"/>
        </w:rPr>
        <w:t>is off</w:t>
      </w:r>
      <w:r>
        <w:rPr>
          <w:color w:val="FF0000"/>
        </w:rPr>
        <w:t xml:space="preserve">. Both can be read and written, and the speed is slower than Cache. RAM can be divided into two types: </w:t>
      </w:r>
      <w:r>
        <w:rPr>
          <w:rFonts w:hint="eastAsia"/>
          <w:color w:val="FF0000"/>
          <w:lang w:val="en-US" w:eastAsia="zh-CN"/>
        </w:rPr>
        <w:t>static</w:t>
      </w:r>
      <w:r>
        <w:rPr>
          <w:color w:val="FF0000"/>
        </w:rPr>
        <w:t xml:space="preserve"> RAM (SRAM) and dynamic RAM (DRAM).</w:t>
      </w:r>
    </w:p>
    <w:p>
      <w:pPr>
        <w:rPr>
          <w:color w:val="FF0000"/>
        </w:rPr>
      </w:pPr>
      <w:r>
        <w:rPr>
          <w:color w:val="FF0000"/>
        </w:rPr>
        <w:t>When the</w:t>
      </w:r>
      <w:r>
        <w:rPr>
          <w:rFonts w:hint="eastAsia"/>
          <w:color w:val="FF0000"/>
          <w:lang w:val="en-US" w:eastAsia="zh-CN"/>
        </w:rPr>
        <w:t xml:space="preserve"> </w:t>
      </w:r>
      <w:r>
        <w:rPr>
          <w:color w:val="FF0000"/>
        </w:rPr>
        <w:t>computer is running, ROM</w:t>
      </w:r>
      <w:r>
        <w:rPr>
          <w:rFonts w:hint="default"/>
          <w:color w:val="FF0000"/>
          <w:lang w:val="en-US" w:eastAsia="zh-CN"/>
        </w:rPr>
        <w:t>’</w:t>
      </w:r>
      <w:r>
        <w:rPr>
          <w:color w:val="FF0000"/>
        </w:rPr>
        <w:t xml:space="preserve">s content can only be read but not written. Data is not easy to lose, even if the computer is powered off, the content of the ROM storage unit is still preserved. Read-only memory generally stores </w:t>
      </w:r>
      <w:r>
        <w:rPr>
          <w:rFonts w:hint="eastAsia"/>
          <w:color w:val="FF0000"/>
          <w:lang w:val="en-US" w:eastAsia="zh-CN"/>
        </w:rPr>
        <w:t>preset</w:t>
      </w:r>
      <w:r>
        <w:rPr>
          <w:color w:val="FF0000"/>
        </w:rPr>
        <w:t xml:space="preserve"> programs and data in the computer system, such as boot programs, monitoring programs, and so on.</w:t>
      </w:r>
    </w:p>
    <w:p/>
    <w:p>
      <w:r>
        <w:t>6.为什么要增加 Cache</w:t>
      </w:r>
      <w:ins w:id="9" w:author="liu shaoqing" w:date="2021-11-03T19:13:00Z">
        <w:r>
          <w:rPr>
            <w:rFonts w:hint="eastAsia"/>
          </w:rPr>
          <w:t>（存储器知识）</w:t>
        </w:r>
      </w:ins>
    </w:p>
    <w:p>
      <w:r>
        <w:t>Why increase Cache</w:t>
      </w:r>
    </w:p>
    <w:p>
      <w:pPr>
        <w:rPr>
          <w:color w:val="FF0000"/>
        </w:rPr>
      </w:pPr>
      <w:r>
        <w:rPr>
          <w:rFonts w:hint="eastAsia"/>
          <w:color w:val="FF0000"/>
        </w:rPr>
        <w:t>由于</w:t>
      </w:r>
      <w:r>
        <w:rPr>
          <w:color w:val="FF0000"/>
        </w:rPr>
        <w:t>CPU工作的速度比RAM读写速度快，CPU读写RAM时需要花费时间等待 RAM进行读写，造成CPU工作速度下降。为了提高CPU读写程序和数据的速度，在RAM和CPU之间增加了高速缓存部件。</w:t>
      </w:r>
    </w:p>
    <w:p>
      <w:pPr>
        <w:rPr>
          <w:color w:val="FF0000"/>
        </w:rPr>
      </w:pPr>
      <w:r>
        <w:rPr>
          <w:color w:val="FF0000"/>
        </w:rPr>
        <w:t>As the CPU works faster than the RAM read and write speed, it takes time to wait for the RAM to read and write when the CPU reads and writes the RAM, which causes the CPU work speed to drop. In order to increase the speed of the CPU to read and write programs and data, a cache component is added between the RAM and the CPU.</w:t>
      </w:r>
    </w:p>
    <w:p/>
    <w:p>
      <w:r>
        <w:t>7. Cache有什么特点</w:t>
      </w:r>
      <w:ins w:id="10" w:author="liu shaoqing" w:date="2021-11-03T19:14:00Z">
        <w:r>
          <w:rPr>
            <w:rFonts w:hint="eastAsia"/>
          </w:rPr>
          <w:t>（存储器知识）</w:t>
        </w:r>
      </w:ins>
    </w:p>
    <w:p>
      <w:r>
        <w:t>What are the characteristics of Cache</w:t>
      </w:r>
    </w:p>
    <w:p>
      <w:pPr>
        <w:rPr>
          <w:color w:val="FF0000"/>
        </w:rPr>
      </w:pPr>
      <w:r>
        <w:rPr>
          <w:color w:val="FF0000"/>
        </w:rPr>
        <w:t>Cache的特点是：读写速度快、存储容量小、价格高、断电后内容丢失。</w:t>
      </w:r>
    </w:p>
    <w:p>
      <w:pPr>
        <w:rPr>
          <w:color w:val="FF0000"/>
        </w:rPr>
      </w:pPr>
      <w:r>
        <w:rPr>
          <w:color w:val="FF0000"/>
        </w:rPr>
        <w:t xml:space="preserve">The characteristics of Cache are: fast read and write speed, small storage capacity, high price, and </w:t>
      </w:r>
      <w:r>
        <w:rPr>
          <w:rFonts w:hint="eastAsia"/>
          <w:color w:val="FF0000"/>
          <w:lang w:val="en-US" w:eastAsia="zh-CN"/>
        </w:rPr>
        <w:t>volatile</w:t>
      </w:r>
      <w:r>
        <w:rPr>
          <w:color w:val="FF0000"/>
        </w:rPr>
        <w:t>.</w:t>
      </w:r>
    </w:p>
    <w:p/>
    <w:p>
      <w:r>
        <w:t>8.如果要组装一台微机，你需要准备哪些组件？</w:t>
      </w:r>
    </w:p>
    <w:p>
      <w:r>
        <w:t>If you want to assemble a microcomputer, what components do you need to prepare?</w:t>
      </w:r>
    </w:p>
    <w:p>
      <w:pPr>
        <w:rPr>
          <w:color w:val="FF0000"/>
        </w:rPr>
      </w:pPr>
      <w:r>
        <w:rPr>
          <w:rFonts w:hint="eastAsia"/>
          <w:color w:val="FF0000"/>
        </w:rPr>
        <w:t>主板、</w:t>
      </w:r>
      <w:r>
        <w:rPr>
          <w:color w:val="FF0000"/>
        </w:rPr>
        <w:t>CPU、内存、机箱、电源、显</w:t>
      </w:r>
      <w:r>
        <w:rPr>
          <w:rFonts w:hint="eastAsia"/>
          <w:color w:val="FF0000"/>
        </w:rPr>
        <w:t>卡</w:t>
      </w:r>
      <w:r>
        <w:rPr>
          <w:color w:val="FF0000"/>
        </w:rPr>
        <w:t>、声卡、显示器、键盘、鼠标。</w:t>
      </w:r>
    </w:p>
    <w:p>
      <w:pPr>
        <w:rPr>
          <w:color w:val="FF0000"/>
        </w:rPr>
      </w:pPr>
      <w:r>
        <w:rPr>
          <w:color w:val="FF0000"/>
        </w:rPr>
        <w:t>Motherboard, CPU, memory, chassis, power supply, graphics card, sound card, monitor, keyboard, mouse.</w:t>
      </w:r>
    </w:p>
    <w:p>
      <w:r>
        <w:t>9.</w:t>
      </w:r>
      <w:r>
        <w:rPr>
          <w:rFonts w:hint="eastAsia"/>
        </w:rPr>
        <w:t>简要解释bit和Byte的概念</w:t>
      </w:r>
      <w:ins w:id="11" w:author="liu shaoqing" w:date="2021-11-03T19:23:00Z">
        <w:r>
          <w:rPr>
            <w:rFonts w:hint="eastAsia"/>
            <w:color w:val="FF0000"/>
          </w:rPr>
          <w:t>（</w:t>
        </w:r>
      </w:ins>
      <w:r>
        <w:rPr>
          <w:rFonts w:hint="eastAsia"/>
          <w:color w:val="FF0000"/>
        </w:rPr>
        <w:t>冯诺依曼</w:t>
      </w:r>
      <w:ins w:id="12" w:author="liu shaoqing" w:date="2021-11-03T19:23:00Z">
        <w:r>
          <w:rPr>
            <w:rFonts w:hint="eastAsia"/>
            <w:color w:val="FF0000"/>
          </w:rPr>
          <w:t>）</w:t>
        </w:r>
      </w:ins>
    </w:p>
    <w:p>
      <w:r>
        <w:t>Briefly explain the concepts of bit and Byte</w:t>
      </w:r>
    </w:p>
    <w:p>
      <w:pPr>
        <w:rPr>
          <w:color w:val="FF0000"/>
        </w:rPr>
      </w:pPr>
      <w:r>
        <w:rPr>
          <w:rFonts w:hint="eastAsia"/>
          <w:color w:val="FF0000"/>
        </w:rPr>
        <w:t>b</w:t>
      </w:r>
      <w:r>
        <w:rPr>
          <w:color w:val="FF0000"/>
        </w:rPr>
        <w:t>it</w:t>
      </w:r>
      <w:r>
        <w:rPr>
          <w:rFonts w:hint="eastAsia"/>
          <w:color w:val="FF0000"/>
        </w:rPr>
        <w:t>是计算机中最小的信息单位，也就是一个二进制位。一个位能储存一个二进制数，称为1</w:t>
      </w:r>
      <w:r>
        <w:rPr>
          <w:color w:val="FF0000"/>
        </w:rPr>
        <w:t>b</w:t>
      </w:r>
    </w:p>
    <w:p>
      <w:pPr>
        <w:rPr>
          <w:color w:val="FF0000"/>
        </w:rPr>
      </w:pPr>
      <w:r>
        <w:rPr>
          <w:rFonts w:hint="eastAsia"/>
          <w:color w:val="FF0000"/>
        </w:rPr>
        <w:t>Byte是计算机度量存储容量的计量单位。8个相邻的位组成一组称为一个字节（Byte）</w:t>
      </w:r>
    </w:p>
    <w:p>
      <w:pPr>
        <w:rPr>
          <w:color w:val="FF0000"/>
        </w:rPr>
      </w:pPr>
      <w:r>
        <w:rPr>
          <w:color w:val="FF0000"/>
        </w:rPr>
        <w:t>A bit is the smallest unit of information in a computer, that is, a binary bit. A bit can store a binary number, called 1b</w:t>
      </w:r>
    </w:p>
    <w:p>
      <w:pPr>
        <w:rPr>
          <w:color w:val="FF0000"/>
        </w:rPr>
      </w:pPr>
      <w:r>
        <w:rPr>
          <w:color w:val="FF0000"/>
        </w:rPr>
        <w:t>Byte is a unit of measurement used by computers to measure storage capacity. A group of 8 adjacent bits is called a byte (Byte)</w:t>
      </w:r>
    </w:p>
    <w:p/>
    <w:p>
      <w:r>
        <w:t>10.</w:t>
      </w:r>
      <w:r>
        <w:rPr>
          <w:rFonts w:hint="eastAsia"/>
          <w:lang w:val="en-US" w:eastAsia="zh-CN"/>
        </w:rPr>
        <w:t>列举</w:t>
      </w:r>
      <w:r>
        <w:rPr>
          <w:rFonts w:hint="eastAsia"/>
        </w:rPr>
        <w:t>除键盘鼠标外</w:t>
      </w:r>
      <w:r>
        <w:rPr>
          <w:rFonts w:hint="eastAsia"/>
          <w:lang w:val="en-US" w:eastAsia="zh-CN"/>
        </w:rPr>
        <w:t>的3</w:t>
      </w:r>
      <w:r>
        <w:rPr>
          <w:rFonts w:hint="eastAsia"/>
        </w:rPr>
        <w:t>种</w:t>
      </w:r>
      <w:r>
        <w:rPr>
          <w:rFonts w:hint="eastAsia"/>
          <w:lang w:val="en-US" w:eastAsia="zh-CN"/>
        </w:rPr>
        <w:t>输入设备</w:t>
      </w:r>
      <w:r>
        <w:rPr>
          <w:rFonts w:hint="eastAsia"/>
          <w:lang w:eastAsia="zh-CN"/>
        </w:rPr>
        <w:t>。</w:t>
      </w:r>
      <w:ins w:id="13" w:author="liu shaoqing" w:date="2021-11-03T19:14:00Z">
        <w:r>
          <w:rPr>
            <w:rFonts w:hint="eastAsia"/>
          </w:rPr>
          <w:t>（输入输出设备知识）</w:t>
        </w:r>
      </w:ins>
    </w:p>
    <w:p>
      <w:r>
        <w:t>In addition to keyboard and mouse, there are roughly four types of input devices</w:t>
      </w:r>
      <w:r>
        <w:rPr>
          <w:rFonts w:hint="eastAsia"/>
        </w:rPr>
        <w:t>，w</w:t>
      </w:r>
      <w:r>
        <w:t>hat are they?</w:t>
      </w:r>
    </w:p>
    <w:p>
      <w:pPr>
        <w:rPr>
          <w:color w:val="FF0000"/>
        </w:rPr>
      </w:pPr>
      <w:r>
        <w:rPr>
          <w:rFonts w:hint="eastAsia"/>
          <w:color w:val="FF0000"/>
        </w:rPr>
        <w:t>光学阅读设备、图形输入设备、头像输入设备、模拟输入设备。</w:t>
      </w:r>
    </w:p>
    <w:p>
      <w:pPr>
        <w:rPr>
          <w:color w:val="FF0000"/>
        </w:rPr>
      </w:pPr>
      <w:r>
        <w:rPr>
          <w:color w:val="FF0000"/>
        </w:rPr>
        <w:t>Optical reading device, graphic input device, avatar input device, analog input device.</w:t>
      </w:r>
    </w:p>
    <w:p>
      <w:pPr>
        <w:rPr>
          <w:rFonts w:hint="eastAsia"/>
          <w:color w:val="FF0000"/>
          <w:lang w:val="en-US" w:eastAsia="zh-CN"/>
        </w:rPr>
      </w:pPr>
      <w:r>
        <w:rPr>
          <w:rFonts w:hint="eastAsia"/>
          <w:color w:val="FF0000"/>
          <w:lang w:val="en-US" w:eastAsia="zh-CN"/>
        </w:rPr>
        <w:t>扫描仪、数码相机、麦克风</w:t>
      </w:r>
    </w:p>
    <w:p>
      <w:pPr>
        <w:rPr>
          <w:rFonts w:hint="default"/>
          <w:color w:val="FF0000"/>
          <w:lang w:val="en-US" w:eastAsia="zh-CN"/>
        </w:rPr>
      </w:pPr>
      <w:r>
        <w:rPr>
          <w:rFonts w:hint="eastAsia"/>
          <w:color w:val="FF0000"/>
          <w:lang w:val="en-US" w:eastAsia="zh-CN"/>
        </w:rPr>
        <w:t>Scanner, digital camera, microphone</w:t>
      </w:r>
    </w:p>
    <w:p/>
    <w:p>
      <w:r>
        <w:rPr>
          <w:rFonts w:hint="eastAsia"/>
        </w:rPr>
        <w:t>1</w:t>
      </w:r>
      <w:r>
        <w:t>1.</w:t>
      </w:r>
      <w:r>
        <w:rPr>
          <w:rFonts w:hint="eastAsia"/>
        </w:rPr>
        <w:t>总线的技术指标有哪些？</w:t>
      </w:r>
      <w:ins w:id="14" w:author="liu shaoqing" w:date="2021-11-03T19:14:00Z">
        <w:r>
          <w:rPr>
            <w:rFonts w:hint="eastAsia"/>
          </w:rPr>
          <w:t>（总线知识）</w:t>
        </w:r>
      </w:ins>
    </w:p>
    <w:p>
      <w:r>
        <w:t>What are the technical indicators of the bus?</w:t>
      </w:r>
    </w:p>
    <w:p>
      <w:pPr>
        <w:rPr>
          <w:color w:val="FF0000"/>
        </w:rPr>
      </w:pPr>
      <w:r>
        <w:rPr>
          <w:rFonts w:hint="eastAsia"/>
          <w:color w:val="FF0000"/>
        </w:rPr>
        <w:t>总线带宽、总线位宽、总线频率</w:t>
      </w:r>
    </w:p>
    <w:p>
      <w:pPr>
        <w:rPr>
          <w:color w:val="FF0000"/>
        </w:rPr>
      </w:pPr>
      <w:r>
        <w:rPr>
          <w:color w:val="FF0000"/>
        </w:rPr>
        <w:t>Bus bandwidth, bus bit width, bus frequency</w:t>
      </w:r>
    </w:p>
    <w:p/>
    <w:p>
      <w:r>
        <w:rPr>
          <w:rFonts w:hint="eastAsia"/>
        </w:rPr>
        <w:t>1</w:t>
      </w:r>
      <w:r>
        <w:t>2.</w:t>
      </w:r>
      <w:r>
        <w:rPr>
          <w:rFonts w:hint="eastAsia"/>
        </w:rPr>
        <w:t>计算机的控制器由哪五个重要部分组成？</w:t>
      </w:r>
      <w:ins w:id="15" w:author="liu shaoqing" w:date="2021-11-03T19:14:00Z">
        <w:r>
          <w:rPr>
            <w:rFonts w:hint="eastAsia"/>
          </w:rPr>
          <w:t>（</w:t>
        </w:r>
      </w:ins>
      <w:ins w:id="16" w:author="liu shaoqing" w:date="2021-11-03T19:15:00Z">
        <w:r>
          <w:rPr>
            <w:rFonts w:hint="eastAsia"/>
          </w:rPr>
          <w:t>CPU知识</w:t>
        </w:r>
      </w:ins>
      <w:ins w:id="17" w:author="liu shaoqing" w:date="2021-11-03T19:14:00Z">
        <w:r>
          <w:rPr>
            <w:rFonts w:hint="eastAsia"/>
          </w:rPr>
          <w:t>）</w:t>
        </w:r>
      </w:ins>
    </w:p>
    <w:p>
      <w:r>
        <w:t>What are the five important parts of a computer controller?</w:t>
      </w:r>
    </w:p>
    <w:p>
      <w:pPr>
        <w:rPr>
          <w:color w:val="FF0000"/>
        </w:rPr>
      </w:pPr>
      <w:r>
        <w:rPr>
          <w:rFonts w:hint="eastAsia"/>
          <w:color w:val="FF0000"/>
        </w:rPr>
        <w:t>指令寄存器、程序计数器、操作控制器、地址生成部件、时序电路</w:t>
      </w:r>
    </w:p>
    <w:p>
      <w:pPr>
        <w:rPr>
          <w:color w:val="FF0000"/>
        </w:rPr>
      </w:pPr>
      <w:r>
        <w:rPr>
          <w:color w:val="FF0000"/>
        </w:rPr>
        <w:t>Instruction register, program counter, operation controller, address generation unit, sequential circuit</w:t>
      </w:r>
    </w:p>
    <w:p/>
    <w:p>
      <w:r>
        <w:rPr>
          <w:rFonts w:hint="eastAsia"/>
        </w:rPr>
        <w:t>1</w:t>
      </w:r>
      <w:r>
        <w:t>3.中文房间：</w:t>
      </w:r>
      <w:ins w:id="18" w:author="liu shaoqing" w:date="2021-11-03T19:15:00Z">
        <w:r>
          <w:rPr>
            <w:rFonts w:hint="eastAsia"/>
            <w:color w:val="FF0000"/>
          </w:rPr>
          <w:t>（</w:t>
        </w:r>
      </w:ins>
      <w:r>
        <w:rPr>
          <w:rFonts w:hint="eastAsia"/>
          <w:color w:val="FF0000"/>
        </w:rPr>
        <w:t>硬件综合</w:t>
      </w:r>
      <w:ins w:id="19" w:author="liu shaoqing" w:date="2021-11-03T19:15:00Z">
        <w:r>
          <w:rPr>
            <w:rFonts w:hint="eastAsia"/>
            <w:color w:val="FF0000"/>
          </w:rPr>
          <w:t>）</w:t>
        </w:r>
      </w:ins>
    </w:p>
    <w:p>
      <w:r>
        <w:t>这是由美国哲学家John Searle提出的一个思想实验，旨在推翻图灵测试这一强人工智能测试提出的过强主张</w:t>
      </w:r>
      <w:r>
        <w:rPr>
          <w:rFonts w:hint="eastAsia"/>
        </w:rPr>
        <w:t>。</w:t>
      </w:r>
    </w:p>
    <w:p>
      <w:r>
        <w:rPr>
          <w:rFonts w:hint="eastAsia"/>
        </w:rPr>
        <w:t>这个实验要求想象一位只会说英文的人身处在一个近似密闭的房间中，这个房间除了门上的一扇用于传递纸片的小窗户外全部都是封闭的。在房间里有一本带有中文翻译程序的手册以及其他稿纸铅笔等足够帮助他翻译的东西。根据</w:t>
      </w:r>
      <w:r>
        <w:t>searle的描述，房间里的人可以根据那本手册来翻译传入屋中的中文文字并且用中文回答。虽然他完全不会中文，但是他却可以让任何房间外的人误以为他会说中文。</w:t>
      </w:r>
    </w:p>
    <w:p>
      <w:r>
        <w:rPr>
          <w:rFonts w:hint="eastAsia"/>
        </w:rPr>
        <w:t>请结合材料简述中文房间案例对我们的启示。</w:t>
      </w:r>
    </w:p>
    <w:p>
      <w:r>
        <w:t>Chinese Room:</w:t>
      </w:r>
    </w:p>
    <w:p>
      <w:r>
        <w:t>This is a thought experiment proposed by the American philosopher John Searle, aimed at overthrowing the strong proposition put forward by the Turing Test, a strong artificial intelligence test.</w:t>
      </w:r>
    </w:p>
    <w:p>
      <w:r>
        <w:t>This experiment requires to imagine that a person who only speaks English is in an approximately closed room, which is closed except for a small window on the door for passing paper. In the room there is a manual with a Chinese translation program and other manuscript paper and pencils enough to help him translate. According to Searle’s description, the people in the room can translate the Chinese text in the house according to the manual and answer in Chinese. Although he can't speak Chinese at all, he can make anyone outside the room mistakenly think that he can speak Chinese.</w:t>
      </w:r>
    </w:p>
    <w:p>
      <w:r>
        <w:t>Please briefly describe the enlightenment of the Chinese room case to us in combination with the materials.</w:t>
      </w:r>
    </w:p>
    <w:p>
      <w:pPr>
        <w:rPr>
          <w:color w:val="FF0000"/>
        </w:rPr>
      </w:pPr>
      <w:r>
        <w:rPr>
          <w:rFonts w:ascii="Arial" w:hAnsi="Arial" w:cs="Arial"/>
          <w:color w:val="FF0000"/>
          <w:shd w:val="clear" w:color="auto" w:fill="FFFFFF"/>
        </w:rPr>
        <w:t>只要计算机拥有了适当的程序，理论上就可以说计算机拥有了它自己的认知状态并且可以像人一样地进行理解活动。电脑无法真正理解接收到的信息，但它们可以运行一个程序，以此来处理信息，然后给人一个智能的印象。</w:t>
      </w:r>
      <w:r>
        <w:rPr>
          <w:rFonts w:hint="eastAsia"/>
          <w:color w:val="FF0000"/>
        </w:rPr>
        <w:t>（结合材料，意思相近即可）</w:t>
      </w:r>
    </w:p>
    <w:p>
      <w:pPr>
        <w:rPr>
          <w:color w:val="FF0000"/>
        </w:rPr>
      </w:pPr>
      <w:r>
        <w:rPr>
          <w:color w:val="FF0000"/>
        </w:rPr>
        <w:t>As long as the computer has the appropriate program, it can theoretically be said that the computer has its own cognitive state and can perform comprehension activities just like humans. Computers cannot really understand the received information, but they can run a program to process the information, and then give people an intelligent impression. (Combining materials, as long as the meaning is similar)</w:t>
      </w:r>
    </w:p>
    <w:p/>
    <w:p>
      <w:r>
        <w:rPr>
          <w:rFonts w:hint="eastAsia"/>
        </w:rPr>
        <w:t>1</w:t>
      </w:r>
      <w:r>
        <w:t>4.</w:t>
      </w:r>
      <w:r>
        <w:rPr>
          <w:rFonts w:hint="eastAsia"/>
        </w:rPr>
        <w:t>请简要介绍什么是图灵测试？</w:t>
      </w:r>
      <w:ins w:id="20" w:author="liu shaoqing" w:date="2021-11-03T19:18:00Z">
        <w:r>
          <w:rPr>
            <w:rFonts w:hint="eastAsia"/>
          </w:rPr>
          <w:t>（计算机思维）</w:t>
        </w:r>
      </w:ins>
    </w:p>
    <w:p>
      <w:r>
        <w:t>What is the Turing test?</w:t>
      </w:r>
    </w:p>
    <w:p>
      <w:pPr>
        <w:rPr>
          <w:color w:val="FF0000"/>
        </w:rPr>
      </w:pPr>
      <w:r>
        <w:rPr>
          <w:color w:val="FF0000"/>
        </w:rPr>
        <w:t>指测试者与被测试者（一个人和一台机器）隔开的情况下，通过一些装置（如键盘）向被测试者随意提问。进行多次测试后，如果</w:t>
      </w:r>
      <w:r>
        <w:rPr>
          <w:rFonts w:hint="eastAsia"/>
          <w:color w:val="FF0000"/>
        </w:rPr>
        <w:t>机器</w:t>
      </w:r>
      <w:r>
        <w:rPr>
          <w:color w:val="FF0000"/>
        </w:rPr>
        <w:t>让平均每个参与者做出超过30%的误判，那么这台机器就通过了测试，并被认为具有</w:t>
      </w:r>
      <w:r>
        <w:rPr>
          <w:rFonts w:hint="eastAsia"/>
          <w:color w:val="FF0000"/>
        </w:rPr>
        <w:t>人类智能</w:t>
      </w:r>
      <w:r>
        <w:rPr>
          <w:color w:val="FF0000"/>
        </w:rPr>
        <w:t>。</w:t>
      </w:r>
      <w:r>
        <w:rPr>
          <w:rFonts w:hint="eastAsia"/>
          <w:color w:val="FF0000"/>
        </w:rPr>
        <w:t>答案合理即可</w:t>
      </w:r>
    </w:p>
    <w:p>
      <w:pPr>
        <w:rPr>
          <w:color w:val="FF0000"/>
        </w:rPr>
      </w:pPr>
      <w:r>
        <w:rPr>
          <w:color w:val="FF0000"/>
        </w:rPr>
        <w:t>It refers to the situation where the tester is separated from the testee (a person and a machine), using some devices (such as a keyboard) to ask questions to the testee at will. After many tests, if the machine makes each participant make more than 30% false judgments, then the machine has passed the test and is considered to be human-intelligent.(As long as the answer is reasonable.)</w:t>
      </w:r>
    </w:p>
    <w:p/>
    <w:p>
      <w:r>
        <w:rPr>
          <w:rFonts w:hint="eastAsia"/>
        </w:rPr>
        <w:t>1</w:t>
      </w:r>
      <w:r>
        <w:t>5. 1997年，美国纽约曼哈顿一幢高楼里曾进行过一场被媒体称为“人机大战”的国际象棋比赛。对局的一方是1985年以来一直独霸棋坛的俄罗斯棋王卡萨帕罗夫，另一方是美国IBM公司推出的“天下第一”下棋机器-名为“深蓝”的超级计算机。尽管卡萨帕罗夫一开始就声称他是“为尊严而战”，但最后“深蓝”还是以3.5：2.5的总比分取胜。对此，世界舆论一片哗然。</w:t>
      </w:r>
    </w:p>
    <w:p>
      <w:r>
        <w:rPr>
          <w:rFonts w:hint="eastAsia"/>
        </w:rPr>
        <w:t>机器能不能思维？这不仅是一个科学命题，而且是一个哲学命题。“深蓝”于</w:t>
      </w:r>
      <w:r>
        <w:t>1996年已经和卡萨帕罗夫交过一次手，结果以1胜2平3负失败。随后IBM的专家们一方面努力从硬件上提高“深蓝”的运算能力和速度，另一方面加深“深蓝”对棋局的“理解”，终于使其棋力大增，最后战胜棋王。难怪卡萨帕罗夫在赛后说，这次比赛“是一群人运用计算机来向一个人的智慧和反应挑战”。</w:t>
      </w:r>
    </w:p>
    <w:p>
      <w:r>
        <w:rPr>
          <w:rFonts w:hint="eastAsia"/>
        </w:rPr>
        <w:t>根据以上描述，请解释卡萨帕罗夫赛后说的那句话的含义。从你个人的理解阐述“深蓝”为什么会赢。</w:t>
      </w:r>
      <w:ins w:id="21" w:author="liu shaoqing" w:date="2021-11-03T19:19:00Z">
        <w:r>
          <w:rPr>
            <w:rFonts w:hint="eastAsia"/>
          </w:rPr>
          <w:t>（计算机思维）</w:t>
        </w:r>
      </w:ins>
    </w:p>
    <w:p>
      <w:r>
        <w:t>In 1997, a high-rise building in Manhattan, New York, USA once had a chess game called "Man-machine War" by the media. One side of the game is the Russian chess king Kasaparov, who has dominated the chess world since 1985, and the other is the "world first" chess machine-a supercomputer called "Deep Blue" launched by IBM. Although Kasaparov claimed at the beginning that he was "fighting for dignity", in the end "Deep Blue" won with a total score of 3.5:2.5. In response, world public opinion was in an uproar.</w:t>
      </w:r>
    </w:p>
    <w:p>
      <w:r>
        <w:t>Can machines think? This is not only a scientific proposition, but also a philosophical proposition. "Deep Blue" had already fought with Kasaparov in 1996, but failed with 1 win, 2 draws and 3 losses. Subsequently, IBM experts worked hard to improve "Deep Blue"'s computing power and speed from the hardware, on the other hand, deepened "Deep Blue"'s "understanding" of the chess game, and finally increased its chess power and finally defeated the chess king. No wonder Kasaparov said after the game that this game "is a group of people using computers to challenge one's intelligence and response."</w:t>
      </w:r>
    </w:p>
    <w:p>
      <w:r>
        <w:t>Based on the above description, please explain the meaning of what Kasaparov said after the game. Explain why "Deep Blue" will win from your personal understanding.</w:t>
      </w:r>
    </w:p>
    <w:p>
      <w:pPr>
        <w:rPr>
          <w:color w:val="FF0000"/>
        </w:rPr>
      </w:pPr>
      <w:r>
        <w:rPr>
          <w:rFonts w:hint="eastAsia"/>
          <w:color w:val="FF0000"/>
        </w:rPr>
        <w:t>结合材料中提到的“运算能力”、“速度”等简要解释计算机的工作原理，发展前景即可。</w:t>
      </w:r>
    </w:p>
    <w:p>
      <w:pPr>
        <w:rPr>
          <w:color w:val="FF0000"/>
        </w:rPr>
      </w:pPr>
      <w:r>
        <w:rPr>
          <w:color w:val="FF0000"/>
        </w:rPr>
        <w:t>Briefly explain the working principle of the computer in combination with the "calculation ability" and "speed" mentioned in the material, and the development prospects are enough.</w:t>
      </w:r>
    </w:p>
    <w:p/>
    <w:p>
      <w:r>
        <w:rPr>
          <w:rFonts w:hint="eastAsia"/>
        </w:rPr>
        <w:t>二、单选题</w:t>
      </w:r>
    </w:p>
    <w:p>
      <w:r>
        <w:t>1.微型计算机的核心部件是（</w:t>
      </w:r>
      <w:r>
        <w:tab/>
      </w:r>
      <w:r>
        <w:tab/>
      </w:r>
      <w:r>
        <w:t>)。</w:t>
      </w:r>
      <w:ins w:id="22" w:author="liu shaoqing" w:date="2021-11-03T19:22:00Z">
        <w:r>
          <w:rPr>
            <w:rFonts w:hint="eastAsia"/>
          </w:rPr>
          <w:t>（CPU</w:t>
        </w:r>
      </w:ins>
      <w:ins w:id="23" w:author="liu shaoqing" w:date="2021-11-03T19:23:00Z">
        <w:r>
          <w:rPr>
            <w:rFonts w:hint="eastAsia"/>
          </w:rPr>
          <w:t>知识</w:t>
        </w:r>
      </w:ins>
      <w:ins w:id="24" w:author="liu shaoqing" w:date="2021-11-03T19:22:00Z">
        <w:r>
          <w:rPr>
            <w:rFonts w:hint="eastAsia"/>
          </w:rPr>
          <w:t>）</w:t>
        </w:r>
      </w:ins>
    </w:p>
    <w:p>
      <w:r>
        <w:rPr>
          <w:color w:val="FF0000"/>
        </w:rPr>
        <w:t>A.微处理器</w:t>
      </w:r>
      <w:r>
        <w:tab/>
      </w:r>
      <w:r>
        <w:tab/>
      </w:r>
      <w:r>
        <w:tab/>
      </w:r>
      <w:r>
        <w:t xml:space="preserve"> B.控制器</w:t>
      </w:r>
    </w:p>
    <w:p>
      <w:r>
        <w:t>C.存储器</w:t>
      </w:r>
      <w:r>
        <w:rPr>
          <w:rFonts w:hint="eastAsia"/>
        </w:rPr>
        <w:t xml:space="preserve"> </w:t>
      </w:r>
      <w:r>
        <w:t xml:space="preserve">            D.运算器</w:t>
      </w:r>
    </w:p>
    <w:p>
      <w:r>
        <w:t>The core component of the microcomputer is ().</w:t>
      </w:r>
    </w:p>
    <w:p>
      <w:r>
        <w:rPr>
          <w:color w:val="FF0000"/>
        </w:rPr>
        <w:t>A. Microprocessor</w:t>
      </w:r>
      <w:r>
        <w:t xml:space="preserve"> B. Controller</w:t>
      </w:r>
    </w:p>
    <w:p>
      <w:r>
        <w:t>C. Memory D. Operator</w:t>
      </w:r>
    </w:p>
    <w:p/>
    <w:p>
      <w:r>
        <w:t>2.在微机主板上，用于为CPU等设备提供服务的是【】。</w:t>
      </w:r>
      <w:r>
        <w:rPr>
          <w:color w:val="FF0000"/>
        </w:rPr>
        <w:t>（总线</w:t>
      </w:r>
      <w:r>
        <w:rPr>
          <w:rFonts w:hint="eastAsia"/>
          <w:color w:val="FF0000"/>
        </w:rPr>
        <w:t>、主板</w:t>
      </w:r>
      <w:r>
        <w:rPr>
          <w:color w:val="FF0000"/>
        </w:rPr>
        <w:t>知识）</w:t>
      </w:r>
    </w:p>
    <w:p>
      <w:r>
        <w:t>A南桥芯片组</w:t>
      </w:r>
    </w:p>
    <w:p>
      <w:r>
        <w:t>B北桥芯片组</w:t>
      </w:r>
    </w:p>
    <w:p>
      <w:pPr>
        <w:rPr>
          <w:color w:val="FF0000"/>
        </w:rPr>
      </w:pPr>
      <w:r>
        <w:rPr>
          <w:color w:val="FF0000"/>
        </w:rPr>
        <w:t>C系统总线</w:t>
      </w:r>
    </w:p>
    <w:p>
      <w:r>
        <w:t>D扩展插槽</w:t>
      </w:r>
    </w:p>
    <w:p>
      <w:r>
        <w:t>On the microcomputer motherboard, it is used to provide services for CPU and other equipment is [].</w:t>
      </w:r>
    </w:p>
    <w:p>
      <w:r>
        <w:t>A South Bridge Chipset</w:t>
      </w:r>
    </w:p>
    <w:p>
      <w:r>
        <w:t>B North Bridge Chipset</w:t>
      </w:r>
    </w:p>
    <w:p>
      <w:pPr>
        <w:rPr>
          <w:color w:val="FF0000"/>
        </w:rPr>
      </w:pPr>
      <w:r>
        <w:rPr>
          <w:color w:val="FF0000"/>
        </w:rPr>
        <w:t>C system bus</w:t>
      </w:r>
    </w:p>
    <w:p>
      <w:r>
        <w:t>D expansion slot</w:t>
      </w:r>
    </w:p>
    <w:p/>
    <w:p>
      <w:pPr>
        <w:rPr>
          <w:rFonts w:cs="Tahoma"/>
          <w:color w:val="333333"/>
          <w:kern w:val="0"/>
        </w:rPr>
      </w:pPr>
      <w:r>
        <w:rPr>
          <w:rFonts w:cs="Tahoma"/>
          <w:color w:val="333333"/>
          <w:kern w:val="0"/>
        </w:rPr>
        <w:t>4．组成计算机的CPU的两大部件是（  ）。</w:t>
      </w:r>
      <w:ins w:id="25" w:author="liu shaoqing" w:date="2021-11-03T19:21:00Z">
        <w:r>
          <w:rPr>
            <w:rFonts w:hint="eastAsia" w:cs="Tahoma"/>
            <w:color w:val="333333"/>
            <w:kern w:val="0"/>
          </w:rPr>
          <w:t>（</w:t>
        </w:r>
      </w:ins>
      <w:ins w:id="26" w:author="liu shaoqing" w:date="2021-11-03T19:22:00Z">
        <w:r>
          <w:rPr>
            <w:rFonts w:hint="eastAsia" w:cs="Tahoma"/>
            <w:color w:val="333333"/>
            <w:kern w:val="0"/>
          </w:rPr>
          <w:t>CPU知识</w:t>
        </w:r>
      </w:ins>
      <w:ins w:id="27" w:author="liu shaoqing" w:date="2021-11-03T19:21:00Z">
        <w:r>
          <w:rPr>
            <w:rFonts w:hint="eastAsia" w:cs="Tahoma"/>
            <w:color w:val="333333"/>
            <w:kern w:val="0"/>
          </w:rPr>
          <w:t>）</w:t>
        </w:r>
      </w:ins>
    </w:p>
    <w:p>
      <w:pPr>
        <w:rPr>
          <w:rFonts w:cs="Tahoma"/>
          <w:color w:val="333333"/>
          <w:kern w:val="0"/>
        </w:rPr>
      </w:pPr>
      <w:r>
        <w:rPr>
          <w:rFonts w:cs="Tahoma"/>
          <w:color w:val="FF0000"/>
          <w:kern w:val="0"/>
        </w:rPr>
        <w:t>A．运算器和控制器</w:t>
      </w:r>
      <w:r>
        <w:rPr>
          <w:rFonts w:cs="Tahoma"/>
          <w:color w:val="333333"/>
          <w:kern w:val="0"/>
        </w:rPr>
        <w:t xml:space="preserve"> </w:t>
      </w:r>
    </w:p>
    <w:p>
      <w:pPr>
        <w:rPr>
          <w:rFonts w:cs="Tahoma"/>
          <w:color w:val="333333"/>
          <w:kern w:val="0"/>
        </w:rPr>
      </w:pPr>
      <w:r>
        <w:rPr>
          <w:rFonts w:cs="Tahoma"/>
          <w:color w:val="333333"/>
          <w:kern w:val="0"/>
        </w:rPr>
        <w:t xml:space="preserve">B. 控制器和寄存器 </w:t>
      </w:r>
    </w:p>
    <w:p>
      <w:pPr>
        <w:rPr>
          <w:rFonts w:cs="Tahoma"/>
          <w:color w:val="333333"/>
          <w:kern w:val="0"/>
        </w:rPr>
      </w:pPr>
      <w:r>
        <w:rPr>
          <w:rFonts w:cs="Tahoma"/>
          <w:color w:val="333333"/>
          <w:kern w:val="0"/>
        </w:rPr>
        <w:t xml:space="preserve">C．运算器和内存 </w:t>
      </w:r>
    </w:p>
    <w:p>
      <w:pPr>
        <w:rPr>
          <w:rFonts w:cs="Tahoma"/>
          <w:color w:val="000000" w:themeColor="text1"/>
          <w:kern w:val="0"/>
          <w14:textFill>
            <w14:solidFill>
              <w14:schemeClr w14:val="tx1"/>
            </w14:solidFill>
          </w14:textFill>
        </w:rPr>
      </w:pPr>
      <w:r>
        <w:rPr>
          <w:rFonts w:cs="Tahoma"/>
          <w:color w:val="000000" w:themeColor="text1"/>
          <w:kern w:val="0"/>
          <w14:textFill>
            <w14:solidFill>
              <w14:schemeClr w14:val="tx1"/>
            </w14:solidFill>
          </w14:textFill>
        </w:rPr>
        <w:t>D. 控制器和内存</w:t>
      </w:r>
    </w:p>
    <w:p>
      <w:r>
        <w:t>The two major components of a computer's CPU are ().</w:t>
      </w:r>
    </w:p>
    <w:p>
      <w:pPr>
        <w:rPr>
          <w:color w:val="FF0000"/>
        </w:rPr>
      </w:pPr>
      <w:r>
        <w:rPr>
          <w:color w:val="FF0000"/>
        </w:rPr>
        <w:t>A. Arithmetic unit and controller</w:t>
      </w:r>
    </w:p>
    <w:p>
      <w:r>
        <w:t>B. Controller and registers</w:t>
      </w:r>
    </w:p>
    <w:p>
      <w:r>
        <w:t>C. Arithmetic unit and memory</w:t>
      </w:r>
    </w:p>
    <w:p>
      <w:r>
        <w:t>D. Controller and memory</w:t>
      </w:r>
    </w:p>
    <w:p>
      <w:pPr>
        <w:rPr>
          <w:rFonts w:cs="Tahoma"/>
          <w:color w:val="333333"/>
          <w:kern w:val="0"/>
        </w:rPr>
      </w:pPr>
    </w:p>
    <w:p>
      <w:pPr>
        <w:rPr>
          <w:rFonts w:cs="Tahoma"/>
          <w:color w:val="333333"/>
          <w:kern w:val="0"/>
        </w:rPr>
      </w:pPr>
    </w:p>
    <w:p>
      <w:pPr>
        <w:rPr>
          <w:color w:val="333333"/>
        </w:rPr>
      </w:pPr>
      <w:r>
        <w:rPr>
          <w:color w:val="333333"/>
        </w:rPr>
        <w:t>5. 在冯诺依曼模型中，______子系统作为其他子系统的管理者。</w:t>
      </w:r>
      <w:ins w:id="28" w:author="liu shaoqing" w:date="2021-11-03T19:23:00Z">
        <w:r>
          <w:rPr>
            <w:rFonts w:hint="eastAsia"/>
            <w:color w:val="FF0000"/>
          </w:rPr>
          <w:t>（</w:t>
        </w:r>
      </w:ins>
      <w:r>
        <w:rPr>
          <w:rFonts w:hint="eastAsia"/>
          <w:color w:val="FF0000"/>
        </w:rPr>
        <w:t>冯诺依曼</w:t>
      </w:r>
      <w:ins w:id="29" w:author="liu shaoqing" w:date="2021-11-03T19:23:00Z">
        <w:r>
          <w:rPr>
            <w:rFonts w:hint="eastAsia"/>
            <w:color w:val="FF0000"/>
          </w:rPr>
          <w:t>）</w:t>
        </w:r>
      </w:ins>
    </w:p>
    <w:p>
      <w:pPr>
        <w:rPr>
          <w:color w:val="333333"/>
        </w:rPr>
      </w:pPr>
      <w:r>
        <w:rPr>
          <w:color w:val="333333"/>
        </w:rPr>
        <w:t>A. ALU</w:t>
      </w:r>
    </w:p>
    <w:p>
      <w:pPr>
        <w:rPr>
          <w:color w:val="333333"/>
        </w:rPr>
      </w:pPr>
      <w:r>
        <w:rPr>
          <w:color w:val="333333"/>
        </w:rPr>
        <w:t>B. 输入/输出</w:t>
      </w:r>
    </w:p>
    <w:p>
      <w:pPr>
        <w:rPr>
          <w:color w:val="333333"/>
        </w:rPr>
      </w:pPr>
      <w:r>
        <w:rPr>
          <w:color w:val="333333"/>
        </w:rPr>
        <w:t>C.</w:t>
      </w:r>
      <w:r>
        <w:rPr>
          <w:rFonts w:hint="eastAsia"/>
          <w:color w:val="333333"/>
        </w:rPr>
        <w:t>.内存</w:t>
      </w:r>
    </w:p>
    <w:p>
      <w:pPr>
        <w:rPr>
          <w:color w:val="FF0000"/>
        </w:rPr>
      </w:pPr>
      <w:r>
        <w:rPr>
          <w:color w:val="FF0000"/>
        </w:rPr>
        <w:t>D.控制单元</w:t>
      </w:r>
    </w:p>
    <w:p>
      <w:r>
        <w:t>In the von Neumann model, the ______ subsystem acts as the manager of other subsystems.</w:t>
      </w:r>
    </w:p>
    <w:p>
      <w:r>
        <w:t>A. ALU</w:t>
      </w:r>
    </w:p>
    <w:p>
      <w:r>
        <w:t>B. Input/Output</w:t>
      </w:r>
    </w:p>
    <w:p>
      <w:r>
        <w:t>C: Memory</w:t>
      </w:r>
    </w:p>
    <w:p>
      <w:pPr>
        <w:rPr>
          <w:color w:val="FF0000"/>
        </w:rPr>
      </w:pPr>
      <w:r>
        <w:rPr>
          <w:color w:val="FF0000"/>
        </w:rPr>
        <w:t>D. Control unit</w:t>
      </w:r>
    </w:p>
    <w:p>
      <w:pPr>
        <w:rPr>
          <w:color w:val="333333"/>
        </w:rPr>
      </w:pPr>
    </w:p>
    <w:p>
      <w:pPr>
        <w:rPr>
          <w:color w:val="333333"/>
        </w:rPr>
      </w:pPr>
    </w:p>
    <w:p>
      <w:pPr>
        <w:rPr>
          <w:color w:val="333333"/>
        </w:rPr>
      </w:pPr>
      <w:r>
        <w:rPr>
          <w:color w:val="333333"/>
        </w:rPr>
        <w:t>7.如果E的ASCII码是1000101，那么e的ASCII码是___</w:t>
      </w:r>
    </w:p>
    <w:p>
      <w:pPr>
        <w:rPr>
          <w:color w:val="333333"/>
        </w:rPr>
      </w:pPr>
      <w:r>
        <w:rPr>
          <w:color w:val="333333"/>
        </w:rPr>
        <w:t>A. 1000110</w:t>
      </w:r>
    </w:p>
    <w:p>
      <w:pPr>
        <w:rPr>
          <w:color w:val="333333"/>
        </w:rPr>
      </w:pPr>
      <w:r>
        <w:rPr>
          <w:rFonts w:hint="eastAsia"/>
          <w:color w:val="333333"/>
        </w:rPr>
        <w:t>B</w:t>
      </w:r>
      <w:r>
        <w:rPr>
          <w:color w:val="333333"/>
        </w:rPr>
        <w:t>.1000111</w:t>
      </w:r>
    </w:p>
    <w:p>
      <w:pPr>
        <w:rPr>
          <w:color w:val="333333"/>
        </w:rPr>
      </w:pPr>
      <w:r>
        <w:rPr>
          <w:color w:val="333333"/>
        </w:rPr>
        <w:t>C. 0000110</w:t>
      </w:r>
    </w:p>
    <w:p>
      <w:pPr>
        <w:rPr>
          <w:color w:val="FF0000"/>
        </w:rPr>
      </w:pPr>
      <w:r>
        <w:rPr>
          <w:color w:val="FF0000"/>
        </w:rPr>
        <w:t>D. 1100101</w:t>
      </w:r>
    </w:p>
    <w:p>
      <w:r>
        <w:t>If the ASCII code of E is 1000101, then the ASCII code of e is ______</w:t>
      </w:r>
    </w:p>
    <w:p>
      <w:r>
        <w:t>A. 1000110</w:t>
      </w:r>
    </w:p>
    <w:p>
      <w:r>
        <w:t>B.1000111</w:t>
      </w:r>
    </w:p>
    <w:p>
      <w:r>
        <w:t>C. 0000110</w:t>
      </w:r>
    </w:p>
    <w:p>
      <w:pPr>
        <w:rPr>
          <w:color w:val="FF0000"/>
        </w:rPr>
      </w:pPr>
      <w:r>
        <w:rPr>
          <w:color w:val="FF0000"/>
        </w:rPr>
        <w:t>D. 1100101</w:t>
      </w:r>
    </w:p>
    <w:p>
      <w:pPr>
        <w:rPr>
          <w:color w:val="333333"/>
        </w:rPr>
      </w:pPr>
    </w:p>
    <w:p>
      <w:r>
        <w:t>8．下列说法中，不正确的是（)。</w:t>
      </w:r>
      <w:ins w:id="30" w:author="liu shaoqing" w:date="2021-11-03T19:25:00Z">
        <w:r>
          <w:rPr>
            <w:rFonts w:hint="eastAsia"/>
          </w:rPr>
          <w:t>（CPU知识）</w:t>
        </w:r>
      </w:ins>
    </w:p>
    <w:p>
      <w:r>
        <w:t>A）时钟频率对CPU的性能没有影响</w:t>
      </w:r>
    </w:p>
    <w:p>
      <w:pPr>
        <w:rPr>
          <w:color w:val="FF0000"/>
        </w:rPr>
      </w:pPr>
      <w:r>
        <w:rPr>
          <w:color w:val="FF0000"/>
        </w:rPr>
        <w:t>B）协处理器可以作为独立的器件添加到计算机系统中</w:t>
      </w:r>
    </w:p>
    <w:p>
      <w:r>
        <w:t>C）字长取决于寄存器的长度和总线的宽度</w:t>
      </w:r>
    </w:p>
    <w:p>
      <w:r>
        <w:t>D）多核计算机比单核计算机的计算能力强</w:t>
      </w:r>
    </w:p>
    <w:p>
      <w:r>
        <w:t>Among the following statements, the incorrect one is ().</w:t>
      </w:r>
    </w:p>
    <w:p>
      <w:r>
        <w:t>A) The clock frequency has no effect on the performance of the CPU</w:t>
      </w:r>
    </w:p>
    <w:p>
      <w:pPr>
        <w:rPr>
          <w:color w:val="FF0000"/>
        </w:rPr>
      </w:pPr>
      <w:r>
        <w:rPr>
          <w:color w:val="FF0000"/>
        </w:rPr>
        <w:t>B) The coprocessor can be added to the computer system as an independent device</w:t>
      </w:r>
    </w:p>
    <w:p>
      <w:r>
        <w:t>C) The word length depends on the length of the register and the width of the bus</w:t>
      </w:r>
    </w:p>
    <w:p>
      <w:r>
        <w:t>D) Multi-core computers have stronger computing power than single-core computers</w:t>
      </w:r>
    </w:p>
    <w:p/>
    <w:p/>
    <w:p>
      <w:r>
        <w:t>9．下面4条常用术语的叙述中，有错误的是（)。</w:t>
      </w:r>
      <w:ins w:id="31" w:author="liu shaoqing" w:date="2021-11-03T19:25:00Z">
        <w:r>
          <w:rPr>
            <w:rFonts w:hint="eastAsia"/>
          </w:rPr>
          <w:t>（</w:t>
        </w:r>
      </w:ins>
      <w:ins w:id="32" w:author="liu shaoqing" w:date="2021-11-03T19:26:00Z">
        <w:r>
          <w:rPr>
            <w:rFonts w:hint="eastAsia"/>
          </w:rPr>
          <w:t>存储器知识，总线知识，内存知识</w:t>
        </w:r>
      </w:ins>
      <w:ins w:id="33" w:author="liu shaoqing" w:date="2021-11-03T19:25:00Z">
        <w:r>
          <w:rPr>
            <w:rFonts w:hint="eastAsia"/>
          </w:rPr>
          <w:t>）</w:t>
        </w:r>
      </w:ins>
    </w:p>
    <w:p>
      <w:r>
        <w:t>A）计算机的硬件平台至少要包含主机和支持应用所必需的外部设备</w:t>
      </w:r>
    </w:p>
    <w:p>
      <w:r>
        <w:t>B）读写磁头是既能从磁表面存储器读出信息又能把信息写入磁表面存储器的装置</w:t>
      </w:r>
    </w:p>
    <w:p>
      <w:r>
        <w:t>C）总线是计算机系统中各部件之间传输信息的公共通路</w:t>
      </w:r>
    </w:p>
    <w:p>
      <w:pPr>
        <w:rPr>
          <w:color w:val="FF0000"/>
        </w:rPr>
      </w:pPr>
      <w:r>
        <w:rPr>
          <w:color w:val="FF0000"/>
        </w:rPr>
        <w:t>D）计算机的硬件计算环境最主要的是内存容量</w:t>
      </w:r>
    </w:p>
    <w:p>
      <w:r>
        <w:t xml:space="preserve">In the description of the following 4 commonly used terms, </w:t>
      </w:r>
      <w:r>
        <w:rPr>
          <w:rFonts w:hint="eastAsia"/>
          <w:lang w:val="en-US" w:eastAsia="zh-CN"/>
        </w:rPr>
        <w:t>which one</w:t>
      </w:r>
      <w:r>
        <w:t xml:space="preserve"> is </w:t>
      </w:r>
      <w:r>
        <w:rPr>
          <w:rFonts w:hint="eastAsia"/>
          <w:lang w:val="en-US" w:eastAsia="zh-CN"/>
        </w:rPr>
        <w:t>mistaken?</w:t>
      </w:r>
      <w:r>
        <w:t>().</w:t>
      </w:r>
    </w:p>
    <w:p>
      <w:r>
        <w:t>A) The hardware platform of the computer must at least include the host computer and the peripheral equipment necessary to support the application</w:t>
      </w:r>
    </w:p>
    <w:p>
      <w:r>
        <w:t>B) The read-write head is a device that can read information from and write information into the magnetic surface memory</w:t>
      </w:r>
    </w:p>
    <w:p>
      <w:r>
        <w:t>C) The bus is a common channel for transmitting information between various components in the computer system</w:t>
      </w:r>
    </w:p>
    <w:p>
      <w:pPr>
        <w:rPr>
          <w:color w:val="FF0000"/>
        </w:rPr>
      </w:pPr>
      <w:r>
        <w:rPr>
          <w:color w:val="FF0000"/>
        </w:rPr>
        <w:t>D) The most important thing in the computer's hardware computing environment is the memory capacity</w:t>
      </w:r>
    </w:p>
    <w:p/>
    <w:p>
      <w:r>
        <w:t>10.下列关于总线的说法中，错误的是（)。</w:t>
      </w:r>
      <w:ins w:id="34" w:author="liu shaoqing" w:date="2021-11-03T19:26:00Z">
        <w:r>
          <w:rPr>
            <w:rFonts w:hint="eastAsia"/>
          </w:rPr>
          <w:t>（总线知识）</w:t>
        </w:r>
      </w:ins>
    </w:p>
    <w:p>
      <w:r>
        <w:t>A）ISA、PCI和USB都是扩展总线</w:t>
      </w:r>
    </w:p>
    <w:p>
      <w:r>
        <w:t>B）总线一次能传送的比特数目称为总线宽度</w:t>
      </w:r>
    </w:p>
    <w:p>
      <w:pPr>
        <w:rPr>
          <w:color w:val="FF0000"/>
        </w:rPr>
      </w:pPr>
      <w:r>
        <w:rPr>
          <w:color w:val="FF0000"/>
        </w:rPr>
        <w:t>C）系统总线是指CPU与各外部设备连接的总线</w:t>
      </w:r>
    </w:p>
    <w:p>
      <w:r>
        <w:t>D）总线的类型分为内部总线、系统总线和扩展总线</w:t>
      </w:r>
    </w:p>
    <w:p>
      <w:r>
        <w:t>Among the following statements about the bus, the error is ().</w:t>
      </w:r>
    </w:p>
    <w:p>
      <w:r>
        <w:t>A) ISA, PCI and USB are all expansion buses</w:t>
      </w:r>
    </w:p>
    <w:p>
      <w:r>
        <w:t>B) The number of bits that the bus can transmit at one time is called the bus width</w:t>
      </w:r>
    </w:p>
    <w:p>
      <w:pPr>
        <w:rPr>
          <w:color w:val="FF0000"/>
        </w:rPr>
      </w:pPr>
      <w:r>
        <w:rPr>
          <w:color w:val="FF0000"/>
        </w:rPr>
        <w:t>C) The system bus refers to the bus that connects the CPU to various external devices</w:t>
      </w:r>
    </w:p>
    <w:p>
      <w:r>
        <w:t>D) The type of bus is divided into internal bus, system bus and expansion bus</w:t>
      </w:r>
    </w:p>
    <w:p/>
    <w:p/>
    <w:p>
      <w:r>
        <w:t>11. 冯•诺依曼提出 3 个重要思想，除了计算机基本结构外，还有</w:t>
      </w:r>
      <w:r>
        <w:rPr>
          <w:rFonts w:hint="eastAsia"/>
        </w:rPr>
        <w:t>（）</w:t>
      </w:r>
      <w:r>
        <w:t xml:space="preserve"> </w:t>
      </w:r>
      <w:ins w:id="35" w:author="liu shaoqing" w:date="2021-11-03T19:31:00Z">
        <w:r>
          <w:rPr>
            <w:rFonts w:hint="eastAsia"/>
          </w:rPr>
          <w:t>（导论知识）</w:t>
        </w:r>
      </w:ins>
    </w:p>
    <w:p>
      <w:r>
        <w:t xml:space="preserve">A) 采用二进制和内存储器的概念 </w:t>
      </w:r>
    </w:p>
    <w:p>
      <w:r>
        <w:t xml:space="preserve">B) 采用机器语言和二进制 </w:t>
      </w:r>
    </w:p>
    <w:p>
      <w:r>
        <w:rPr>
          <w:color w:val="FF0000"/>
        </w:rPr>
        <w:t>C) 采用二进制和存储程序控制的概念</w:t>
      </w:r>
      <w:r>
        <w:t xml:space="preserve"> </w:t>
      </w:r>
    </w:p>
    <w:p>
      <w:r>
        <w:t xml:space="preserve">D) 采用 ASCII 编码和二进制 </w:t>
      </w:r>
    </w:p>
    <w:p>
      <w:r>
        <w:t>Von Neumann put forward three important ideas, in addition to the basic structure of the computer, there are ()</w:t>
      </w:r>
    </w:p>
    <w:p>
      <w:r>
        <w:t>A) Adopt the concept of binary and internal memory</w:t>
      </w:r>
    </w:p>
    <w:p>
      <w:r>
        <w:t>B) Using machine language and binary</w:t>
      </w:r>
    </w:p>
    <w:p>
      <w:r>
        <w:rPr>
          <w:color w:val="FF0000"/>
        </w:rPr>
        <w:t>C) Adopt the concept of binary and stored program control</w:t>
      </w:r>
    </w:p>
    <w:p>
      <w:r>
        <w:t>D) Adopt ASCII encoding and binary</w:t>
      </w:r>
    </w:p>
    <w:p/>
    <w:p>
      <w:r>
        <w:t xml:space="preserve">12. 计算机的内存储器由()组成 </w:t>
      </w:r>
      <w:ins w:id="36" w:author="liu shaoqing" w:date="2021-11-03T19:32:00Z">
        <w:r>
          <w:rPr>
            <w:rFonts w:hint="eastAsia"/>
          </w:rPr>
          <w:t>（存储器知识）</w:t>
        </w:r>
      </w:ins>
    </w:p>
    <w:p>
      <w:r>
        <w:t xml:space="preserve">A) RAM </w:t>
      </w:r>
    </w:p>
    <w:p>
      <w:r>
        <w:t xml:space="preserve">B) ROM </w:t>
      </w:r>
    </w:p>
    <w:p>
      <w:r>
        <w:t xml:space="preserve">C) RAM 和硬盘 </w:t>
      </w:r>
    </w:p>
    <w:p>
      <w:pPr>
        <w:rPr>
          <w:color w:val="FF0000"/>
        </w:rPr>
      </w:pPr>
      <w:r>
        <w:rPr>
          <w:color w:val="FF0000"/>
        </w:rPr>
        <w:t>D) RAM 和 ROM</w:t>
      </w:r>
    </w:p>
    <w:p>
      <w:r>
        <w:t>The computer's internal memory is composed of ()</w:t>
      </w:r>
    </w:p>
    <w:p>
      <w:r>
        <w:t>A) RAM</w:t>
      </w:r>
    </w:p>
    <w:p>
      <w:r>
        <w:t>B) ROM</w:t>
      </w:r>
    </w:p>
    <w:p>
      <w:r>
        <w:t>C) RAM and hard disk</w:t>
      </w:r>
    </w:p>
    <w:p>
      <w:pPr>
        <w:rPr>
          <w:color w:val="FF0000"/>
        </w:rPr>
      </w:pPr>
      <w:r>
        <w:rPr>
          <w:color w:val="FF0000"/>
        </w:rPr>
        <w:t>D) RAM and ROM</w:t>
      </w:r>
    </w:p>
    <w:p/>
    <w:p>
      <w:pPr>
        <w:rPr>
          <w:rFonts w:cs="Arial"/>
          <w:kern w:val="0"/>
          <w:sz w:val="20"/>
          <w:szCs w:val="20"/>
        </w:rPr>
      </w:pPr>
      <w:r>
        <w:rPr>
          <w:rFonts w:cs="Arial"/>
          <w:kern w:val="0"/>
          <w:sz w:val="20"/>
          <w:szCs w:val="20"/>
        </w:rPr>
        <w:t xml:space="preserve">13. </w:t>
      </w:r>
      <w:r>
        <w:rPr>
          <w:rFonts w:hint="eastAsia" w:cs="Arial"/>
          <w:kern w:val="0"/>
          <w:sz w:val="20"/>
          <w:szCs w:val="20"/>
        </w:rPr>
        <w:t>使用</w:t>
      </w:r>
      <w:r>
        <w:rPr>
          <w:rFonts w:cs="Arial"/>
          <w:kern w:val="0"/>
          <w:sz w:val="20"/>
          <w:szCs w:val="20"/>
        </w:rPr>
        <w:t>Cache</w:t>
      </w:r>
      <w:r>
        <w:rPr>
          <w:rFonts w:hint="eastAsia" w:cs="Arial"/>
          <w:kern w:val="0"/>
          <w:sz w:val="20"/>
          <w:szCs w:val="20"/>
        </w:rPr>
        <w:t>可以提高计算机运行速度，这是因为</w:t>
      </w:r>
      <w:r>
        <w:rPr>
          <w:rFonts w:cs="Arial"/>
          <w:kern w:val="0"/>
          <w:sz w:val="20"/>
          <w:szCs w:val="20"/>
        </w:rPr>
        <w:t>_____</w:t>
      </w:r>
      <w:r>
        <w:rPr>
          <w:rFonts w:hint="eastAsia" w:cs="Arial"/>
          <w:kern w:val="0"/>
          <w:sz w:val="20"/>
          <w:szCs w:val="20"/>
        </w:rPr>
        <w:t>。</w:t>
      </w:r>
      <w:r>
        <w:rPr>
          <w:rFonts w:cs="Arial"/>
          <w:kern w:val="0"/>
          <w:sz w:val="20"/>
          <w:szCs w:val="20"/>
        </w:rPr>
        <w:t xml:space="preserve"> </w:t>
      </w:r>
      <w:ins w:id="37" w:author="liu shaoqing" w:date="2021-11-03T19:32:00Z">
        <w:r>
          <w:rPr>
            <w:rFonts w:hint="eastAsia" w:cs="Arial"/>
            <w:kern w:val="0"/>
            <w:sz w:val="20"/>
            <w:szCs w:val="20"/>
          </w:rPr>
          <w:t>（存储器知识）</w:t>
        </w:r>
      </w:ins>
      <w:r>
        <w:rPr>
          <w:rFonts w:cs="Arial"/>
          <w:kern w:val="0"/>
          <w:sz w:val="20"/>
          <w:szCs w:val="20"/>
        </w:rPr>
        <w:br w:type="textWrapping"/>
      </w:r>
      <w:r>
        <w:rPr>
          <w:rFonts w:cs="Arial"/>
          <w:kern w:val="0"/>
          <w:sz w:val="20"/>
          <w:szCs w:val="20"/>
        </w:rPr>
        <w:t>A. Cache</w:t>
      </w:r>
      <w:r>
        <w:rPr>
          <w:rFonts w:hint="eastAsia" w:cs="Arial"/>
          <w:kern w:val="0"/>
          <w:sz w:val="20"/>
          <w:szCs w:val="20"/>
        </w:rPr>
        <w:t>增大了内存的容量</w:t>
      </w:r>
      <w:r>
        <w:rPr>
          <w:rFonts w:cs="Arial"/>
          <w:kern w:val="0"/>
          <w:sz w:val="20"/>
          <w:szCs w:val="20"/>
        </w:rPr>
        <w:t xml:space="preserve">        B. Cache</w:t>
      </w:r>
      <w:r>
        <w:rPr>
          <w:rFonts w:hint="eastAsia" w:cs="Arial"/>
          <w:kern w:val="0"/>
          <w:sz w:val="20"/>
          <w:szCs w:val="20"/>
        </w:rPr>
        <w:t>扩大了硬盘的容量</w:t>
      </w:r>
      <w:r>
        <w:rPr>
          <w:rFonts w:cs="Arial"/>
          <w:kern w:val="0"/>
          <w:sz w:val="20"/>
          <w:szCs w:val="20"/>
        </w:rPr>
        <w:t xml:space="preserve"> </w:t>
      </w:r>
      <w:r>
        <w:rPr>
          <w:rFonts w:cs="Arial"/>
          <w:kern w:val="0"/>
          <w:sz w:val="20"/>
          <w:szCs w:val="20"/>
        </w:rPr>
        <w:br w:type="textWrapping"/>
      </w:r>
      <w:r>
        <w:rPr>
          <w:rFonts w:cs="Arial"/>
          <w:color w:val="FF0000"/>
          <w:kern w:val="0"/>
          <w:sz w:val="20"/>
          <w:szCs w:val="20"/>
        </w:rPr>
        <w:t>C. Cache</w:t>
      </w:r>
      <w:r>
        <w:rPr>
          <w:rFonts w:hint="eastAsia" w:cs="Arial"/>
          <w:color w:val="FF0000"/>
          <w:kern w:val="0"/>
          <w:sz w:val="20"/>
          <w:szCs w:val="20"/>
        </w:rPr>
        <w:t>缩短了</w:t>
      </w:r>
      <w:r>
        <w:rPr>
          <w:rFonts w:cs="Arial"/>
          <w:color w:val="FF0000"/>
          <w:kern w:val="0"/>
          <w:sz w:val="20"/>
          <w:szCs w:val="20"/>
        </w:rPr>
        <w:t>CPU</w:t>
      </w:r>
      <w:r>
        <w:rPr>
          <w:rFonts w:hint="eastAsia" w:cs="Arial"/>
          <w:color w:val="FF0000"/>
          <w:kern w:val="0"/>
          <w:sz w:val="20"/>
          <w:szCs w:val="20"/>
        </w:rPr>
        <w:t>的等待时间</w:t>
      </w:r>
      <w:r>
        <w:rPr>
          <w:rFonts w:cs="Arial"/>
          <w:color w:val="FF0000"/>
          <w:kern w:val="0"/>
          <w:sz w:val="20"/>
          <w:szCs w:val="20"/>
        </w:rPr>
        <w:t xml:space="preserve"> </w:t>
      </w:r>
      <w:r>
        <w:rPr>
          <w:rFonts w:cs="Arial"/>
          <w:kern w:val="0"/>
          <w:sz w:val="20"/>
          <w:szCs w:val="20"/>
        </w:rPr>
        <w:t xml:space="preserve">     D. Cache</w:t>
      </w:r>
      <w:r>
        <w:rPr>
          <w:rFonts w:hint="eastAsia" w:cs="Arial"/>
          <w:kern w:val="0"/>
          <w:sz w:val="20"/>
          <w:szCs w:val="20"/>
        </w:rPr>
        <w:t>可以存放程序和数据</w:t>
      </w:r>
    </w:p>
    <w:p>
      <w:r>
        <w:t>Using Cache can increase the speed of the computer, this is because _____.</w:t>
      </w:r>
    </w:p>
    <w:p>
      <w:r>
        <w:t>A. Cache increases the capacity of the memory B. Cache increases the capacity of the hard disk</w:t>
      </w:r>
    </w:p>
    <w:p>
      <w:r>
        <w:rPr>
          <w:color w:val="FF0000"/>
        </w:rPr>
        <w:t xml:space="preserve">C. Cache shortens the waiting time of the CPU </w:t>
      </w:r>
      <w:r>
        <w:t>D. Cache can store programs and data</w:t>
      </w:r>
    </w:p>
    <w:p>
      <w:pPr>
        <w:rPr>
          <w:rFonts w:cs="Arial"/>
          <w:kern w:val="0"/>
          <w:sz w:val="20"/>
          <w:szCs w:val="20"/>
        </w:rPr>
      </w:pPr>
    </w:p>
    <w:p>
      <w:pPr>
        <w:rPr>
          <w:color w:val="000000"/>
        </w:rPr>
      </w:pPr>
      <w:r>
        <w:rPr>
          <w:color w:val="000000"/>
        </w:rPr>
        <w:t>14．在下列设备中，属于输出设备的是(D)。</w:t>
      </w:r>
      <w:ins w:id="38" w:author="liu shaoqing" w:date="2021-11-03T19:32:00Z">
        <w:r>
          <w:rPr>
            <w:rFonts w:hint="eastAsia"/>
            <w:color w:val="000000"/>
          </w:rPr>
          <w:t>（</w:t>
        </w:r>
      </w:ins>
      <w:ins w:id="39" w:author="liu shaoqing" w:date="2021-11-03T19:33:00Z">
        <w:r>
          <w:rPr>
            <w:rFonts w:hint="eastAsia"/>
            <w:color w:val="000000"/>
          </w:rPr>
          <w:t>输入输出设备知识</w:t>
        </w:r>
      </w:ins>
      <w:ins w:id="40" w:author="liu shaoqing" w:date="2021-11-03T19:32:00Z">
        <w:r>
          <w:rPr>
            <w:rFonts w:hint="eastAsia"/>
            <w:color w:val="000000"/>
          </w:rPr>
          <w:t>）</w:t>
        </w:r>
      </w:ins>
    </w:p>
    <w:p>
      <w:pPr>
        <w:rPr>
          <w:color w:val="FF0000"/>
        </w:rPr>
      </w:pPr>
      <w:r>
        <w:rPr>
          <w:color w:val="000000"/>
        </w:rPr>
        <w:t xml:space="preserve">A)硬盘       B)键盘       C)鼠标      </w:t>
      </w:r>
      <w:r>
        <w:rPr>
          <w:color w:val="FF0000"/>
        </w:rPr>
        <w:t xml:space="preserve"> D)打印机</w:t>
      </w:r>
    </w:p>
    <w:p>
      <w:r>
        <w:t>Among the following devices, the one that belongs to the output device is (D).</w:t>
      </w:r>
    </w:p>
    <w:p>
      <w:pPr>
        <w:rPr>
          <w:color w:val="FF0000"/>
        </w:rPr>
      </w:pPr>
      <w:r>
        <w:t>A) Hard disk B) Keyboard C) Mouse</w:t>
      </w:r>
      <w:r>
        <w:rPr>
          <w:color w:val="FF0000"/>
        </w:rPr>
        <w:t xml:space="preserve"> D) Printer</w:t>
      </w:r>
    </w:p>
    <w:p>
      <w:pPr>
        <w:rPr>
          <w:color w:val="000000"/>
        </w:rPr>
      </w:pPr>
    </w:p>
    <w:p>
      <w:pPr>
        <w:rPr>
          <w:rFonts w:cs="Arial"/>
          <w:kern w:val="0"/>
          <w:sz w:val="20"/>
          <w:szCs w:val="20"/>
        </w:rPr>
      </w:pPr>
      <w:r>
        <w:rPr>
          <w:rFonts w:cs="Arial"/>
          <w:kern w:val="0"/>
          <w:sz w:val="20"/>
          <w:szCs w:val="20"/>
        </w:rPr>
        <w:t xml:space="preserve">185 </w:t>
      </w:r>
      <w:r>
        <w:rPr>
          <w:rFonts w:hint="eastAsia" w:cs="Arial"/>
          <w:kern w:val="0"/>
          <w:sz w:val="20"/>
          <w:szCs w:val="20"/>
        </w:rPr>
        <w:t>断电会使原存信息丢失的存储器是</w:t>
      </w:r>
      <w:r>
        <w:rPr>
          <w:rFonts w:cs="Arial"/>
          <w:kern w:val="0"/>
          <w:sz w:val="20"/>
          <w:szCs w:val="20"/>
        </w:rPr>
        <w:t>____</w:t>
      </w:r>
      <w:r>
        <w:rPr>
          <w:rFonts w:hint="eastAsia" w:cs="Arial"/>
          <w:kern w:val="0"/>
          <w:sz w:val="20"/>
          <w:szCs w:val="20"/>
        </w:rPr>
        <w:t>。</w:t>
      </w:r>
      <w:ins w:id="41" w:author="liu shaoqing" w:date="2021-11-03T19:33:00Z">
        <w:r>
          <w:rPr>
            <w:rFonts w:hint="eastAsia" w:cs="Arial"/>
            <w:kern w:val="0"/>
            <w:sz w:val="20"/>
            <w:szCs w:val="20"/>
          </w:rPr>
          <w:t>（存储器知识）</w:t>
        </w:r>
      </w:ins>
    </w:p>
    <w:p>
      <w:pPr>
        <w:rPr>
          <w:rFonts w:cs="Arial"/>
          <w:kern w:val="0"/>
          <w:sz w:val="20"/>
          <w:szCs w:val="20"/>
        </w:rPr>
      </w:pPr>
      <w:r>
        <w:rPr>
          <w:rFonts w:cs="Arial"/>
          <w:color w:val="FF0000"/>
          <w:kern w:val="0"/>
          <w:sz w:val="20"/>
          <w:szCs w:val="20"/>
        </w:rPr>
        <w:t xml:space="preserve">A. RAM </w:t>
      </w:r>
      <w:r>
        <w:rPr>
          <w:rFonts w:cs="Arial"/>
          <w:kern w:val="0"/>
          <w:sz w:val="20"/>
          <w:szCs w:val="20"/>
        </w:rPr>
        <w:t xml:space="preserve">     B. </w:t>
      </w:r>
      <w:r>
        <w:rPr>
          <w:rFonts w:hint="eastAsia" w:cs="Arial"/>
          <w:kern w:val="0"/>
          <w:sz w:val="20"/>
          <w:szCs w:val="20"/>
        </w:rPr>
        <w:t>硬盘</w:t>
      </w:r>
      <w:r>
        <w:rPr>
          <w:rFonts w:cs="Arial"/>
          <w:kern w:val="0"/>
          <w:sz w:val="20"/>
          <w:szCs w:val="20"/>
        </w:rPr>
        <w:t xml:space="preserve">    C. ROM         D. </w:t>
      </w:r>
      <w:r>
        <w:rPr>
          <w:rFonts w:hint="eastAsia" w:cs="Arial"/>
          <w:kern w:val="0"/>
          <w:sz w:val="20"/>
          <w:szCs w:val="20"/>
        </w:rPr>
        <w:t>软盘</w:t>
      </w:r>
    </w:p>
    <w:p>
      <w:r>
        <w:t>The memory that will lose the original information when the power is off is ____.</w:t>
      </w:r>
    </w:p>
    <w:p>
      <w:r>
        <w:rPr>
          <w:color w:val="FF0000"/>
        </w:rPr>
        <w:t>A. RAM</w:t>
      </w:r>
      <w:r>
        <w:t xml:space="preserve"> B. Hard disk C. ROM D. Floppy disk</w:t>
      </w:r>
    </w:p>
    <w:p>
      <w:pPr>
        <w:rPr>
          <w:rFonts w:cs="Arial"/>
          <w:kern w:val="0"/>
          <w:sz w:val="20"/>
          <w:szCs w:val="20"/>
        </w:rPr>
      </w:pPr>
    </w:p>
    <w:p>
      <w:pPr>
        <w:rPr>
          <w:rFonts w:cs="Arial"/>
          <w:kern w:val="0"/>
          <w:sz w:val="20"/>
          <w:szCs w:val="20"/>
        </w:rPr>
      </w:pPr>
      <w:r>
        <w:rPr>
          <w:rFonts w:cs="Arial"/>
          <w:kern w:val="0"/>
          <w:sz w:val="20"/>
          <w:szCs w:val="20"/>
        </w:rPr>
        <w:t>16. I/O</w:t>
      </w:r>
      <w:r>
        <w:rPr>
          <w:rFonts w:hint="eastAsia" w:cs="Arial"/>
          <w:kern w:val="0"/>
          <w:sz w:val="20"/>
          <w:szCs w:val="20"/>
        </w:rPr>
        <w:t>接口位于</w:t>
      </w:r>
      <w:r>
        <w:rPr>
          <w:rFonts w:cs="Arial"/>
          <w:kern w:val="0"/>
          <w:sz w:val="20"/>
          <w:szCs w:val="20"/>
        </w:rPr>
        <w:t>_____</w:t>
      </w:r>
      <w:r>
        <w:rPr>
          <w:rFonts w:hint="eastAsia" w:cs="Arial"/>
          <w:kern w:val="0"/>
          <w:sz w:val="20"/>
          <w:szCs w:val="20"/>
        </w:rPr>
        <w:t>。</w:t>
      </w:r>
      <w:r>
        <w:rPr>
          <w:rFonts w:cs="Arial"/>
          <w:kern w:val="0"/>
          <w:sz w:val="20"/>
          <w:szCs w:val="20"/>
        </w:rPr>
        <w:t xml:space="preserve"> </w:t>
      </w:r>
      <w:ins w:id="42" w:author="liu shaoqing" w:date="2021-11-03T19:33:00Z">
        <w:r>
          <w:rPr>
            <w:rFonts w:hint="eastAsia" w:cs="Arial"/>
            <w:kern w:val="0"/>
            <w:sz w:val="20"/>
            <w:szCs w:val="20"/>
          </w:rPr>
          <w:t>（接口知识）</w:t>
        </w:r>
      </w:ins>
    </w:p>
    <w:p>
      <w:pPr>
        <w:rPr>
          <w:rFonts w:cs="Arial"/>
          <w:kern w:val="0"/>
          <w:sz w:val="20"/>
          <w:szCs w:val="20"/>
        </w:rPr>
      </w:pPr>
      <w:r>
        <w:rPr>
          <w:rFonts w:cs="Arial"/>
          <w:kern w:val="0"/>
          <w:sz w:val="20"/>
          <w:szCs w:val="20"/>
        </w:rPr>
        <w:t>A.</w:t>
      </w:r>
      <w:r>
        <w:rPr>
          <w:rFonts w:hint="eastAsia" w:cs="Arial"/>
          <w:kern w:val="0"/>
          <w:sz w:val="20"/>
          <w:szCs w:val="20"/>
        </w:rPr>
        <w:t>主机和</w:t>
      </w:r>
      <w:r>
        <w:rPr>
          <w:rFonts w:cs="Arial"/>
          <w:kern w:val="0"/>
          <w:sz w:val="20"/>
          <w:szCs w:val="20"/>
        </w:rPr>
        <w:t>I/O</w:t>
      </w:r>
      <w:r>
        <w:rPr>
          <w:rFonts w:hint="eastAsia" w:cs="Arial"/>
          <w:kern w:val="0"/>
          <w:sz w:val="20"/>
          <w:szCs w:val="20"/>
        </w:rPr>
        <w:t>设备之间</w:t>
      </w:r>
      <w:r>
        <w:rPr>
          <w:rFonts w:cs="Arial"/>
          <w:kern w:val="0"/>
          <w:sz w:val="20"/>
          <w:szCs w:val="20"/>
        </w:rPr>
        <w:t xml:space="preserve">         B.</w:t>
      </w:r>
      <w:r>
        <w:rPr>
          <w:rFonts w:hint="eastAsia" w:cs="Arial"/>
          <w:kern w:val="0"/>
          <w:sz w:val="20"/>
          <w:szCs w:val="20"/>
        </w:rPr>
        <w:t>主机和总线之间</w:t>
      </w:r>
      <w:r>
        <w:rPr>
          <w:rFonts w:cs="Arial"/>
          <w:kern w:val="0"/>
          <w:sz w:val="20"/>
          <w:szCs w:val="20"/>
        </w:rPr>
        <w:t xml:space="preserve"> </w:t>
      </w:r>
    </w:p>
    <w:p>
      <w:pPr>
        <w:rPr>
          <w:rFonts w:cs="Arial"/>
          <w:kern w:val="0"/>
          <w:sz w:val="20"/>
          <w:szCs w:val="20"/>
        </w:rPr>
      </w:pPr>
      <w:r>
        <w:rPr>
          <w:rFonts w:cs="Arial"/>
          <w:color w:val="FF0000"/>
          <w:kern w:val="0"/>
          <w:sz w:val="20"/>
          <w:szCs w:val="20"/>
        </w:rPr>
        <w:t>C.</w:t>
      </w:r>
      <w:r>
        <w:rPr>
          <w:rFonts w:hint="eastAsia" w:cs="Arial"/>
          <w:color w:val="FF0000"/>
          <w:kern w:val="0"/>
          <w:sz w:val="20"/>
          <w:szCs w:val="20"/>
        </w:rPr>
        <w:t>总线和</w:t>
      </w:r>
      <w:r>
        <w:rPr>
          <w:rFonts w:cs="Arial"/>
          <w:color w:val="FF0000"/>
          <w:kern w:val="0"/>
          <w:sz w:val="20"/>
          <w:szCs w:val="20"/>
        </w:rPr>
        <w:t>I/O</w:t>
      </w:r>
      <w:r>
        <w:rPr>
          <w:rFonts w:hint="eastAsia" w:cs="Arial"/>
          <w:color w:val="FF0000"/>
          <w:kern w:val="0"/>
          <w:sz w:val="20"/>
          <w:szCs w:val="20"/>
        </w:rPr>
        <w:t>设备之间</w:t>
      </w:r>
      <w:r>
        <w:rPr>
          <w:rFonts w:cs="Arial"/>
          <w:kern w:val="0"/>
          <w:sz w:val="20"/>
          <w:szCs w:val="20"/>
        </w:rPr>
        <w:t xml:space="preserve">         D. CPU</w:t>
      </w:r>
      <w:r>
        <w:rPr>
          <w:rFonts w:hint="eastAsia" w:cs="Arial"/>
          <w:kern w:val="0"/>
          <w:sz w:val="20"/>
          <w:szCs w:val="20"/>
        </w:rPr>
        <w:t>与存储器之间</w:t>
      </w:r>
      <w:r>
        <w:rPr>
          <w:rFonts w:cs="Arial"/>
          <w:kern w:val="0"/>
          <w:sz w:val="20"/>
          <w:szCs w:val="20"/>
        </w:rPr>
        <w:t xml:space="preserve"> </w:t>
      </w:r>
    </w:p>
    <w:p>
      <w:r>
        <w:t>The I/O interface is located at _____.</w:t>
      </w:r>
    </w:p>
    <w:p>
      <w:r>
        <w:t>A. Between host and I/O device B. Between host and bus</w:t>
      </w:r>
    </w:p>
    <w:p>
      <w:r>
        <w:rPr>
          <w:color w:val="FF0000"/>
        </w:rPr>
        <w:t>C. Between bus and I/O device</w:t>
      </w:r>
      <w:r>
        <w:t xml:space="preserve"> D. Between CPU and memory</w:t>
      </w:r>
    </w:p>
    <w:p/>
    <w:p>
      <w:pPr>
        <w:rPr>
          <w:rFonts w:cs="Arial"/>
          <w:kern w:val="0"/>
          <w:sz w:val="20"/>
          <w:szCs w:val="20"/>
        </w:rPr>
      </w:pPr>
      <w:r>
        <w:rPr>
          <w:rFonts w:cs="Arial"/>
          <w:kern w:val="0"/>
          <w:sz w:val="20"/>
          <w:szCs w:val="20"/>
        </w:rPr>
        <w:t xml:space="preserve">17. </w:t>
      </w:r>
      <w:r>
        <w:rPr>
          <w:rFonts w:hint="eastAsia" w:cs="Arial"/>
          <w:kern w:val="0"/>
          <w:sz w:val="20"/>
          <w:szCs w:val="20"/>
        </w:rPr>
        <w:t>在计算机运行时，把程序和数据一样存放在内存中，这是</w:t>
      </w:r>
      <w:r>
        <w:rPr>
          <w:rFonts w:cs="Arial"/>
          <w:kern w:val="0"/>
          <w:sz w:val="20"/>
          <w:szCs w:val="20"/>
        </w:rPr>
        <w:t>1946</w:t>
      </w:r>
      <w:r>
        <w:rPr>
          <w:rFonts w:hint="eastAsia" w:cs="Arial"/>
          <w:kern w:val="0"/>
          <w:sz w:val="20"/>
          <w:szCs w:val="20"/>
        </w:rPr>
        <w:t>年由</w:t>
      </w:r>
      <w:r>
        <w:rPr>
          <w:rFonts w:cs="Arial"/>
          <w:kern w:val="0"/>
          <w:sz w:val="20"/>
          <w:szCs w:val="20"/>
        </w:rPr>
        <w:t>_____</w:t>
      </w:r>
      <w:r>
        <w:rPr>
          <w:rFonts w:hint="eastAsia" w:cs="Arial"/>
          <w:kern w:val="0"/>
          <w:sz w:val="20"/>
          <w:szCs w:val="20"/>
        </w:rPr>
        <w:t>领导的研究小组正式提出并论证的。</w:t>
      </w:r>
      <w:ins w:id="43" w:author="liu shaoqing" w:date="2021-11-03T19:35:00Z">
        <w:r>
          <w:rPr>
            <w:rFonts w:hint="eastAsia" w:cs="Arial"/>
            <w:kern w:val="0"/>
            <w:sz w:val="20"/>
            <w:szCs w:val="20"/>
          </w:rPr>
          <w:t>（导论组知识）</w:t>
        </w:r>
      </w:ins>
    </w:p>
    <w:p>
      <w:pPr>
        <w:rPr>
          <w:rFonts w:cs="Arial"/>
          <w:kern w:val="0"/>
          <w:sz w:val="20"/>
          <w:szCs w:val="20"/>
        </w:rPr>
      </w:pPr>
      <w:r>
        <w:rPr>
          <w:rFonts w:cs="Arial"/>
          <w:kern w:val="0"/>
          <w:sz w:val="20"/>
          <w:szCs w:val="20"/>
        </w:rPr>
        <w:t>A</w:t>
      </w:r>
      <w:r>
        <w:rPr>
          <w:rFonts w:hint="eastAsia" w:cs="Arial"/>
          <w:kern w:val="0"/>
          <w:sz w:val="20"/>
          <w:szCs w:val="20"/>
        </w:rPr>
        <w:t>．图灵</w:t>
      </w:r>
      <w:r>
        <w:rPr>
          <w:rFonts w:cs="Arial"/>
          <w:kern w:val="0"/>
          <w:sz w:val="20"/>
          <w:szCs w:val="20"/>
        </w:rPr>
        <w:t xml:space="preserve">               B.</w:t>
      </w:r>
      <w:r>
        <w:rPr>
          <w:rFonts w:hint="eastAsia" w:cs="Arial"/>
          <w:kern w:val="0"/>
          <w:sz w:val="20"/>
          <w:szCs w:val="20"/>
        </w:rPr>
        <w:t>布尔</w:t>
      </w:r>
      <w:r>
        <w:rPr>
          <w:rFonts w:cs="Arial"/>
          <w:kern w:val="0"/>
          <w:sz w:val="20"/>
          <w:szCs w:val="20"/>
        </w:rPr>
        <w:t xml:space="preserve"> </w:t>
      </w:r>
    </w:p>
    <w:p>
      <w:pPr>
        <w:rPr>
          <w:rFonts w:cs="Arial"/>
          <w:kern w:val="0"/>
          <w:sz w:val="20"/>
          <w:szCs w:val="20"/>
        </w:rPr>
      </w:pPr>
      <w:r>
        <w:rPr>
          <w:rFonts w:cs="Arial"/>
          <w:color w:val="FF0000"/>
          <w:kern w:val="0"/>
          <w:sz w:val="20"/>
          <w:szCs w:val="20"/>
        </w:rPr>
        <w:t>C</w:t>
      </w:r>
      <w:r>
        <w:rPr>
          <w:rFonts w:hint="eastAsia" w:cs="Arial"/>
          <w:color w:val="FF0000"/>
          <w:kern w:val="0"/>
          <w:sz w:val="20"/>
          <w:szCs w:val="20"/>
        </w:rPr>
        <w:t>．冯</w:t>
      </w:r>
      <w:r>
        <w:rPr>
          <w:rFonts w:cs="Arial"/>
          <w:color w:val="FF0000"/>
          <w:kern w:val="0"/>
          <w:sz w:val="20"/>
          <w:szCs w:val="20"/>
        </w:rPr>
        <w:t>·</w:t>
      </w:r>
      <w:r>
        <w:rPr>
          <w:rFonts w:hint="eastAsia" w:cs="Arial"/>
          <w:color w:val="FF0000"/>
          <w:kern w:val="0"/>
          <w:sz w:val="20"/>
          <w:szCs w:val="20"/>
        </w:rPr>
        <w:t>诺依曼</w:t>
      </w:r>
      <w:r>
        <w:rPr>
          <w:rFonts w:cs="Arial"/>
          <w:kern w:val="0"/>
          <w:sz w:val="20"/>
          <w:szCs w:val="20"/>
        </w:rPr>
        <w:t xml:space="preserve">            D.</w:t>
      </w:r>
      <w:r>
        <w:rPr>
          <w:rFonts w:hint="eastAsia" w:cs="Arial"/>
          <w:kern w:val="0"/>
          <w:sz w:val="20"/>
          <w:szCs w:val="20"/>
        </w:rPr>
        <w:t>爱因斯坦</w:t>
      </w:r>
      <w:r>
        <w:rPr>
          <w:rFonts w:cs="Arial"/>
          <w:kern w:val="0"/>
          <w:sz w:val="20"/>
          <w:szCs w:val="20"/>
        </w:rPr>
        <w:t xml:space="preserve"> </w:t>
      </w:r>
    </w:p>
    <w:p>
      <w:r>
        <w:t>When the computer is running, the program and data are stored in the memory. This was formally proposed and demonstrated by the research team led by _____ in 1946.</w:t>
      </w:r>
    </w:p>
    <w:p>
      <w:r>
        <w:t>A. Turing B. Boolean</w:t>
      </w:r>
    </w:p>
    <w:p>
      <w:r>
        <w:rPr>
          <w:color w:val="FF0000"/>
        </w:rPr>
        <w:t>C. Von Neumann</w:t>
      </w:r>
      <w:r>
        <w:t xml:space="preserve"> D. Einstein</w:t>
      </w:r>
    </w:p>
    <w:p>
      <w:pPr>
        <w:rPr>
          <w:rFonts w:cs="Arial"/>
          <w:kern w:val="0"/>
          <w:sz w:val="20"/>
          <w:szCs w:val="20"/>
        </w:rPr>
      </w:pPr>
    </w:p>
    <w:p>
      <w:pPr>
        <w:rPr>
          <w:rFonts w:cs="Arial"/>
          <w:kern w:val="0"/>
          <w:sz w:val="20"/>
          <w:szCs w:val="20"/>
        </w:rPr>
      </w:pPr>
      <w:r>
        <w:rPr>
          <w:rFonts w:cs="Arial"/>
          <w:kern w:val="0"/>
          <w:sz w:val="20"/>
          <w:szCs w:val="20"/>
        </w:rPr>
        <w:t xml:space="preserve">18. </w:t>
      </w:r>
      <w:r>
        <w:rPr>
          <w:rFonts w:hint="eastAsia" w:cs="Arial"/>
          <w:kern w:val="0"/>
          <w:sz w:val="20"/>
          <w:szCs w:val="20"/>
        </w:rPr>
        <w:t>在下面关于计算机系统硬件的说法中，不正确的是</w:t>
      </w:r>
      <w:r>
        <w:rPr>
          <w:rFonts w:cs="Arial"/>
          <w:kern w:val="0"/>
          <w:sz w:val="20"/>
          <w:szCs w:val="20"/>
        </w:rPr>
        <w:t>_____</w:t>
      </w:r>
      <w:r>
        <w:rPr>
          <w:rFonts w:hint="eastAsia" w:cs="Arial"/>
          <w:kern w:val="0"/>
          <w:sz w:val="20"/>
          <w:szCs w:val="20"/>
        </w:rPr>
        <w:t>。</w:t>
      </w:r>
      <w:r>
        <w:rPr>
          <w:rFonts w:cs="Arial"/>
          <w:kern w:val="0"/>
          <w:sz w:val="20"/>
          <w:szCs w:val="20"/>
        </w:rPr>
        <w:t xml:space="preserve"> </w:t>
      </w:r>
      <w:ins w:id="44" w:author="liu shaoqing" w:date="2021-11-03T19:35:00Z">
        <w:r>
          <w:rPr>
            <w:rFonts w:hint="eastAsia" w:cs="Arial"/>
            <w:kern w:val="0"/>
            <w:sz w:val="20"/>
            <w:szCs w:val="20"/>
          </w:rPr>
          <w:t>（存储器知识）</w:t>
        </w:r>
      </w:ins>
    </w:p>
    <w:p>
      <w:pPr>
        <w:rPr>
          <w:rFonts w:cs="Arial"/>
          <w:kern w:val="0"/>
          <w:sz w:val="20"/>
          <w:szCs w:val="20"/>
        </w:rPr>
      </w:pPr>
      <w:r>
        <w:rPr>
          <w:rFonts w:cs="Arial"/>
          <w:kern w:val="0"/>
          <w:sz w:val="20"/>
          <w:szCs w:val="20"/>
        </w:rPr>
        <w:t>A. CPU</w:t>
      </w:r>
      <w:r>
        <w:rPr>
          <w:rFonts w:hint="eastAsia" w:cs="Arial"/>
          <w:kern w:val="0"/>
          <w:sz w:val="20"/>
          <w:szCs w:val="20"/>
        </w:rPr>
        <w:t>主要由运算器、控制器和寄存器组成</w:t>
      </w:r>
      <w:r>
        <w:rPr>
          <w:rFonts w:cs="Arial"/>
          <w:kern w:val="0"/>
          <w:sz w:val="20"/>
          <w:szCs w:val="20"/>
        </w:rPr>
        <w:t xml:space="preserve"> </w:t>
      </w:r>
    </w:p>
    <w:p>
      <w:pPr>
        <w:rPr>
          <w:rFonts w:cs="Arial"/>
          <w:kern w:val="0"/>
          <w:sz w:val="20"/>
          <w:szCs w:val="20"/>
        </w:rPr>
      </w:pPr>
      <w:r>
        <w:rPr>
          <w:rFonts w:cs="Arial"/>
          <w:kern w:val="0"/>
          <w:sz w:val="20"/>
          <w:szCs w:val="20"/>
        </w:rPr>
        <w:t>B</w:t>
      </w:r>
      <w:r>
        <w:rPr>
          <w:rFonts w:hint="eastAsia" w:cs="Arial"/>
          <w:kern w:val="0"/>
          <w:sz w:val="20"/>
          <w:szCs w:val="20"/>
        </w:rPr>
        <w:t>．当关闭计算机电源后，</w:t>
      </w:r>
      <w:r>
        <w:rPr>
          <w:rFonts w:cs="Arial"/>
          <w:kern w:val="0"/>
          <w:sz w:val="20"/>
          <w:szCs w:val="20"/>
        </w:rPr>
        <w:t>RAM</w:t>
      </w:r>
      <w:r>
        <w:rPr>
          <w:rFonts w:hint="eastAsia" w:cs="Arial"/>
          <w:kern w:val="0"/>
          <w:sz w:val="20"/>
          <w:szCs w:val="20"/>
        </w:rPr>
        <w:t>中的程序和数据就消失了</w:t>
      </w:r>
    </w:p>
    <w:p>
      <w:pPr>
        <w:rPr>
          <w:rFonts w:cs="Arial"/>
          <w:kern w:val="0"/>
          <w:sz w:val="20"/>
          <w:szCs w:val="20"/>
        </w:rPr>
      </w:pPr>
      <w:r>
        <w:rPr>
          <w:rFonts w:cs="Arial"/>
          <w:color w:val="FF0000"/>
          <w:kern w:val="0"/>
          <w:sz w:val="20"/>
          <w:szCs w:val="20"/>
        </w:rPr>
        <w:t xml:space="preserve">C. </w:t>
      </w:r>
      <w:r>
        <w:rPr>
          <w:rFonts w:hint="eastAsia" w:cs="Arial"/>
          <w:color w:val="FF0000"/>
          <w:kern w:val="0"/>
          <w:sz w:val="20"/>
          <w:szCs w:val="20"/>
        </w:rPr>
        <w:t>软盘和硬盘上的数据均可由</w:t>
      </w:r>
      <w:r>
        <w:rPr>
          <w:rFonts w:cs="Arial"/>
          <w:color w:val="FF0000"/>
          <w:kern w:val="0"/>
          <w:sz w:val="20"/>
          <w:szCs w:val="20"/>
        </w:rPr>
        <w:t>CPU</w:t>
      </w:r>
      <w:r>
        <w:rPr>
          <w:rFonts w:hint="eastAsia" w:cs="Arial"/>
          <w:color w:val="FF0000"/>
          <w:kern w:val="0"/>
          <w:sz w:val="20"/>
          <w:szCs w:val="20"/>
        </w:rPr>
        <w:t>直接存取</w:t>
      </w:r>
      <w:r>
        <w:rPr>
          <w:rFonts w:cs="Arial"/>
          <w:kern w:val="0"/>
          <w:sz w:val="20"/>
          <w:szCs w:val="20"/>
        </w:rPr>
        <w:t xml:space="preserve"> </w:t>
      </w:r>
    </w:p>
    <w:p>
      <w:pPr>
        <w:rPr>
          <w:rFonts w:cs="Arial"/>
          <w:kern w:val="0"/>
          <w:sz w:val="20"/>
          <w:szCs w:val="20"/>
        </w:rPr>
      </w:pPr>
      <w:r>
        <w:rPr>
          <w:rFonts w:cs="Arial"/>
          <w:kern w:val="0"/>
          <w:sz w:val="20"/>
          <w:szCs w:val="20"/>
        </w:rPr>
        <w:t>D</w:t>
      </w:r>
      <w:r>
        <w:rPr>
          <w:rFonts w:hint="eastAsia" w:cs="Arial"/>
          <w:kern w:val="0"/>
          <w:sz w:val="20"/>
          <w:szCs w:val="20"/>
        </w:rPr>
        <w:t>．软盘和硬盘驱动器既属于输入设备，又属于输出设备</w:t>
      </w:r>
    </w:p>
    <w:p>
      <w:r>
        <w:t>In the following statements about computer system hardware, what is incorrect is _____.</w:t>
      </w:r>
    </w:p>
    <w:p>
      <w:r>
        <w:t>A. The CPU is mainly composed of arithmetic units, controllers and registers</w:t>
      </w:r>
    </w:p>
    <w:p>
      <w:pPr>
        <w:rPr>
          <w:color w:val="000000" w:themeColor="text1"/>
          <w14:textFill>
            <w14:solidFill>
              <w14:schemeClr w14:val="tx1"/>
            </w14:solidFill>
          </w14:textFill>
        </w:rPr>
      </w:pPr>
      <w:r>
        <w:rPr>
          <w:color w:val="000000" w:themeColor="text1"/>
          <w14:textFill>
            <w14:solidFill>
              <w14:schemeClr w14:val="tx1"/>
            </w14:solidFill>
          </w14:textFill>
        </w:rPr>
        <w:t>B. When the computer is turned off, the programs and data in RAM disappear</w:t>
      </w:r>
    </w:p>
    <w:p>
      <w:pPr>
        <w:rPr>
          <w:color w:val="FF0000"/>
        </w:rPr>
      </w:pPr>
      <w:r>
        <w:rPr>
          <w:color w:val="FF0000"/>
        </w:rPr>
        <w:t>C. The data on the floppy disk and hard disk can be directly accessed by the CPU</w:t>
      </w:r>
    </w:p>
    <w:p>
      <w:r>
        <w:t>D. Floppy disks and hard drives are both input devices and output devices</w:t>
      </w:r>
    </w:p>
    <w:p/>
    <w:p>
      <w:pPr>
        <w:rPr>
          <w:rFonts w:cs="Arial"/>
          <w:kern w:val="0"/>
          <w:sz w:val="20"/>
          <w:szCs w:val="20"/>
        </w:rPr>
      </w:pPr>
      <w:r>
        <w:rPr>
          <w:rFonts w:cs="Arial"/>
          <w:kern w:val="0"/>
          <w:sz w:val="20"/>
          <w:szCs w:val="20"/>
        </w:rPr>
        <w:t>19</w:t>
      </w:r>
      <w:r>
        <w:rPr>
          <w:rFonts w:hint="eastAsia" w:cs="Arial"/>
          <w:kern w:val="0"/>
          <w:sz w:val="20"/>
          <w:szCs w:val="20"/>
        </w:rPr>
        <w:t>．下列有关存储器读写速度的排列，正确的是</w:t>
      </w:r>
      <w:r>
        <w:rPr>
          <w:rFonts w:cs="Arial"/>
          <w:kern w:val="0"/>
          <w:sz w:val="20"/>
          <w:szCs w:val="20"/>
        </w:rPr>
        <w:t>_____</w:t>
      </w:r>
      <w:r>
        <w:rPr>
          <w:rFonts w:hint="eastAsia" w:cs="Arial"/>
          <w:kern w:val="0"/>
          <w:sz w:val="20"/>
          <w:szCs w:val="20"/>
        </w:rPr>
        <w:t>。</w:t>
      </w:r>
      <w:r>
        <w:rPr>
          <w:rFonts w:cs="Arial"/>
          <w:kern w:val="0"/>
          <w:sz w:val="20"/>
          <w:szCs w:val="20"/>
        </w:rPr>
        <w:t xml:space="preserve"> </w:t>
      </w:r>
      <w:ins w:id="45" w:author="liu shaoqing" w:date="2021-11-03T19:36:00Z">
        <w:r>
          <w:rPr>
            <w:rFonts w:hint="eastAsia" w:cs="Arial"/>
            <w:kern w:val="0"/>
            <w:sz w:val="20"/>
            <w:szCs w:val="20"/>
          </w:rPr>
          <w:t>（存储器知识）</w:t>
        </w:r>
      </w:ins>
    </w:p>
    <w:p>
      <w:pPr>
        <w:rPr>
          <w:rFonts w:cs="Arial"/>
          <w:kern w:val="0"/>
          <w:sz w:val="20"/>
          <w:szCs w:val="20"/>
        </w:rPr>
      </w:pPr>
      <w:r>
        <w:rPr>
          <w:rFonts w:cs="Arial"/>
          <w:kern w:val="0"/>
          <w:sz w:val="20"/>
          <w:szCs w:val="20"/>
        </w:rPr>
        <w:t>A. RAM&gt;Cache&gt;</w:t>
      </w:r>
      <w:r>
        <w:rPr>
          <w:rFonts w:hint="eastAsia" w:cs="Arial"/>
          <w:kern w:val="0"/>
          <w:sz w:val="20"/>
          <w:szCs w:val="20"/>
        </w:rPr>
        <w:t>硬盘</w:t>
      </w:r>
      <w:r>
        <w:rPr>
          <w:rFonts w:cs="Arial"/>
          <w:kern w:val="0"/>
          <w:sz w:val="20"/>
          <w:szCs w:val="20"/>
        </w:rPr>
        <w:t>&gt;</w:t>
      </w:r>
      <w:r>
        <w:rPr>
          <w:rFonts w:hint="eastAsia" w:cs="Arial"/>
          <w:kern w:val="0"/>
          <w:sz w:val="20"/>
          <w:szCs w:val="20"/>
        </w:rPr>
        <w:t>软盘</w:t>
      </w:r>
    </w:p>
    <w:p>
      <w:pPr>
        <w:rPr>
          <w:rFonts w:cs="Arial"/>
          <w:kern w:val="0"/>
          <w:sz w:val="20"/>
          <w:szCs w:val="20"/>
        </w:rPr>
      </w:pPr>
      <w:r>
        <w:rPr>
          <w:rFonts w:cs="Arial"/>
          <w:color w:val="FF0000"/>
          <w:kern w:val="0"/>
          <w:sz w:val="20"/>
          <w:szCs w:val="20"/>
        </w:rPr>
        <w:t>B</w:t>
      </w:r>
      <w:r>
        <w:rPr>
          <w:rFonts w:hint="eastAsia" w:cs="Arial"/>
          <w:color w:val="FF0000"/>
          <w:kern w:val="0"/>
          <w:sz w:val="20"/>
          <w:szCs w:val="20"/>
        </w:rPr>
        <w:t>．</w:t>
      </w:r>
      <w:r>
        <w:rPr>
          <w:rFonts w:cs="Arial"/>
          <w:color w:val="FF0000"/>
          <w:kern w:val="0"/>
          <w:sz w:val="20"/>
          <w:szCs w:val="20"/>
        </w:rPr>
        <w:t>Cache&gt;RAM&gt;</w:t>
      </w:r>
      <w:r>
        <w:rPr>
          <w:rFonts w:hint="eastAsia" w:cs="Arial"/>
          <w:color w:val="FF0000"/>
          <w:kern w:val="0"/>
          <w:sz w:val="20"/>
          <w:szCs w:val="20"/>
        </w:rPr>
        <w:t>硬盘</w:t>
      </w:r>
      <w:r>
        <w:rPr>
          <w:rFonts w:cs="Arial"/>
          <w:color w:val="FF0000"/>
          <w:kern w:val="0"/>
          <w:sz w:val="20"/>
          <w:szCs w:val="20"/>
        </w:rPr>
        <w:t>&gt;</w:t>
      </w:r>
      <w:r>
        <w:rPr>
          <w:rFonts w:hint="eastAsia" w:cs="Arial"/>
          <w:color w:val="FF0000"/>
          <w:kern w:val="0"/>
          <w:sz w:val="20"/>
          <w:szCs w:val="20"/>
        </w:rPr>
        <w:t>软盘</w:t>
      </w:r>
      <w:r>
        <w:rPr>
          <w:rFonts w:cs="Arial"/>
          <w:color w:val="FF0000"/>
          <w:kern w:val="0"/>
          <w:sz w:val="20"/>
          <w:szCs w:val="20"/>
        </w:rPr>
        <w:t xml:space="preserve"> </w:t>
      </w:r>
    </w:p>
    <w:p>
      <w:pPr>
        <w:rPr>
          <w:rFonts w:cs="Arial"/>
          <w:kern w:val="0"/>
          <w:sz w:val="20"/>
          <w:szCs w:val="20"/>
        </w:rPr>
      </w:pPr>
      <w:r>
        <w:rPr>
          <w:rFonts w:cs="Arial"/>
          <w:kern w:val="0"/>
          <w:sz w:val="20"/>
          <w:szCs w:val="20"/>
        </w:rPr>
        <w:t>C. Cache&gt;</w:t>
      </w:r>
      <w:r>
        <w:rPr>
          <w:rFonts w:hint="eastAsia" w:cs="Arial"/>
          <w:kern w:val="0"/>
          <w:sz w:val="20"/>
          <w:szCs w:val="20"/>
        </w:rPr>
        <w:t>硬盘</w:t>
      </w:r>
      <w:r>
        <w:rPr>
          <w:rFonts w:cs="Arial"/>
          <w:kern w:val="0"/>
          <w:sz w:val="20"/>
          <w:szCs w:val="20"/>
        </w:rPr>
        <w:t>&gt;RAM&gt;</w:t>
      </w:r>
      <w:r>
        <w:rPr>
          <w:rFonts w:hint="eastAsia" w:cs="Arial"/>
          <w:kern w:val="0"/>
          <w:sz w:val="20"/>
          <w:szCs w:val="20"/>
        </w:rPr>
        <w:t>软盘</w:t>
      </w:r>
    </w:p>
    <w:p>
      <w:pPr>
        <w:rPr>
          <w:rFonts w:cs="Arial"/>
          <w:kern w:val="0"/>
          <w:sz w:val="20"/>
          <w:szCs w:val="20"/>
        </w:rPr>
      </w:pPr>
      <w:r>
        <w:rPr>
          <w:rFonts w:cs="Arial"/>
          <w:kern w:val="0"/>
          <w:sz w:val="20"/>
          <w:szCs w:val="20"/>
        </w:rPr>
        <w:t>D. RAM&gt;</w:t>
      </w:r>
      <w:r>
        <w:rPr>
          <w:rFonts w:hint="eastAsia" w:cs="Arial"/>
          <w:kern w:val="0"/>
          <w:sz w:val="20"/>
          <w:szCs w:val="20"/>
        </w:rPr>
        <w:t>硬盘</w:t>
      </w:r>
      <w:r>
        <w:rPr>
          <w:rFonts w:cs="Arial"/>
          <w:kern w:val="0"/>
          <w:sz w:val="20"/>
          <w:szCs w:val="20"/>
        </w:rPr>
        <w:t>&gt;</w:t>
      </w:r>
      <w:r>
        <w:rPr>
          <w:rFonts w:hint="eastAsia" w:cs="Arial"/>
          <w:kern w:val="0"/>
          <w:sz w:val="20"/>
          <w:szCs w:val="20"/>
        </w:rPr>
        <w:t>软盘</w:t>
      </w:r>
      <w:r>
        <w:rPr>
          <w:rFonts w:cs="Arial"/>
          <w:kern w:val="0"/>
          <w:sz w:val="20"/>
          <w:szCs w:val="20"/>
        </w:rPr>
        <w:t xml:space="preserve">&gt;Cache </w:t>
      </w:r>
    </w:p>
    <w:p>
      <w:r>
        <w:t>The following arrangement about the read and write speed of the memory, which is correct is _____.</w:t>
      </w:r>
    </w:p>
    <w:p>
      <w:r>
        <w:t>A. RAM&gt;Cache&gt;Hard Disk&gt;Floppy Disk</w:t>
      </w:r>
    </w:p>
    <w:p>
      <w:pPr>
        <w:rPr>
          <w:color w:val="FF0000"/>
        </w:rPr>
      </w:pPr>
      <w:r>
        <w:rPr>
          <w:color w:val="FF0000"/>
        </w:rPr>
        <w:t>B. Cache&gt;RAM&gt;Hard Disk&gt;Floppy Disk</w:t>
      </w:r>
    </w:p>
    <w:p>
      <w:r>
        <w:t>C. Cache&gt;hard disk&gt;RAM&gt;floppy disk</w:t>
      </w:r>
    </w:p>
    <w:p>
      <w:r>
        <w:t>D. RAM&gt;Hard Disk&gt;Floppy Disk&gt;Cache</w:t>
      </w:r>
    </w:p>
    <w:p/>
    <w:p/>
    <w:p>
      <w:pPr>
        <w:rPr>
          <w:rFonts w:cs="Tahoma"/>
          <w:color w:val="333333"/>
          <w:kern w:val="0"/>
        </w:rPr>
      </w:pPr>
      <w:r>
        <w:rPr>
          <w:rFonts w:cs="Tahoma"/>
          <w:color w:val="333333"/>
          <w:kern w:val="0"/>
        </w:rPr>
        <w:t>20、关于硬件系统和软件系统的概念，下列叙述不正确的是</w:t>
      </w:r>
      <w:r>
        <w:rPr>
          <w:rFonts w:hint="eastAsia" w:cs="Tahoma"/>
          <w:color w:val="333333"/>
          <w:kern w:val="0"/>
        </w:rPr>
        <w:t>（）</w:t>
      </w:r>
      <w:ins w:id="46" w:author="liu shaoqing" w:date="2021-11-03T19:37:00Z">
        <w:r>
          <w:rPr>
            <w:rFonts w:hint="eastAsia" w:cs="Tahoma"/>
            <w:color w:val="333333"/>
            <w:kern w:val="0"/>
          </w:rPr>
          <w:t>（</w:t>
        </w:r>
      </w:ins>
      <w:ins w:id="47" w:author="liu shaoqing" w:date="2021-11-03T19:38:00Z">
        <w:r>
          <w:rPr>
            <w:rFonts w:hint="eastAsia" w:cs="Tahoma"/>
            <w:color w:val="333333"/>
            <w:kern w:val="0"/>
          </w:rPr>
          <w:t>硬件和软件的知识衔接</w:t>
        </w:r>
      </w:ins>
      <w:ins w:id="48" w:author="liu shaoqing" w:date="2021-11-03T19:37:00Z">
        <w:r>
          <w:rPr>
            <w:rFonts w:hint="eastAsia" w:cs="Tahoma"/>
            <w:color w:val="333333"/>
            <w:kern w:val="0"/>
          </w:rPr>
          <w:t>）</w:t>
        </w:r>
      </w:ins>
    </w:p>
    <w:p>
      <w:pPr>
        <w:rPr>
          <w:rFonts w:cs="Tahoma"/>
          <w:color w:val="333333"/>
          <w:kern w:val="0"/>
        </w:rPr>
      </w:pPr>
      <w:r>
        <w:rPr>
          <w:rFonts w:cs="Tahoma"/>
          <w:color w:val="333333"/>
          <w:kern w:val="0"/>
        </w:rPr>
        <w:t xml:space="preserve">A 计算机硬件系统的基本功能是接受计算机程序，并在程序控制下完成数据输入和数据输出任务 </w:t>
      </w:r>
    </w:p>
    <w:p>
      <w:pPr>
        <w:rPr>
          <w:rFonts w:cs="Tahoma"/>
          <w:color w:val="333333"/>
          <w:kern w:val="0"/>
        </w:rPr>
      </w:pPr>
      <w:r>
        <w:rPr>
          <w:rFonts w:cs="Tahoma"/>
          <w:color w:val="333333"/>
          <w:kern w:val="0"/>
        </w:rPr>
        <w:t>B 软件系统建立在硬件系统的基础上，它使硬件功能得以充分发挥，并为用户提供一个操作方便、工作轻松的环境</w:t>
      </w:r>
    </w:p>
    <w:p>
      <w:pPr>
        <w:rPr>
          <w:rFonts w:cs="Tahoma"/>
          <w:color w:val="333333"/>
          <w:kern w:val="0"/>
        </w:rPr>
      </w:pPr>
      <w:r>
        <w:rPr>
          <w:rFonts w:cs="Tahoma"/>
          <w:color w:val="333333"/>
          <w:kern w:val="0"/>
        </w:rPr>
        <w:t xml:space="preserve">C 没有装配软件系统的计算机不能做任何工作，没有实际的使用价值 </w:t>
      </w:r>
    </w:p>
    <w:p>
      <w:pPr>
        <w:rPr>
          <w:rFonts w:cs="Tahoma"/>
          <w:color w:val="FF0000"/>
          <w:kern w:val="0"/>
        </w:rPr>
      </w:pPr>
      <w:r>
        <w:rPr>
          <w:rFonts w:cs="Tahoma"/>
          <w:color w:val="FF0000"/>
          <w:kern w:val="0"/>
        </w:rPr>
        <w:t>D 一台计算机只要装入系统软件后，即可进行文字处理或数据处理工作</w:t>
      </w:r>
    </w:p>
    <w:p>
      <w:r>
        <w:t>Regarding the concept of hardware system and software system, which of the following statements is incorrect is ()</w:t>
      </w:r>
    </w:p>
    <w:p>
      <w:r>
        <w:t>A The basic function of a computer hardware system is to accept computer programs and complete data input and data output tasks under the control of the program</w:t>
      </w:r>
    </w:p>
    <w:p>
      <w:r>
        <w:t>B The software system is established on the basis of the hardware system, which enables the hardware functions to be fully utilized, and provides users with an environment that is easy to operate and work easily</w:t>
      </w:r>
    </w:p>
    <w:p>
      <w:r>
        <w:t>C A computer without a software system cannot do any work and has no actual use value</w:t>
      </w:r>
    </w:p>
    <w:p>
      <w:pPr>
        <w:rPr>
          <w:color w:val="FF0000"/>
        </w:rPr>
      </w:pPr>
      <w:r>
        <w:rPr>
          <w:color w:val="FF0000"/>
        </w:rPr>
        <w:t>D A computer can be used for word processing or data processing as long as it is loaded into the system software</w:t>
      </w:r>
    </w:p>
    <w:p>
      <w:pPr>
        <w:rPr>
          <w:rFonts w:cs="Tahoma"/>
          <w:color w:val="333333"/>
          <w:kern w:val="0"/>
        </w:rPr>
      </w:pPr>
    </w:p>
    <w:p>
      <w:r>
        <w:rPr>
          <w:rFonts w:hint="eastAsia"/>
        </w:rPr>
        <w:t>三、判断题</w:t>
      </w:r>
    </w:p>
    <w:p>
      <w:r>
        <w:rPr>
          <w:rFonts w:hint="eastAsia"/>
        </w:rPr>
        <w:t>1</w:t>
      </w:r>
      <w:r>
        <w:t>.存储程序控制原理是冯·诺依曼思想的核心。（</w:t>
      </w:r>
      <w:r>
        <w:rPr>
          <w:rFonts w:hint="eastAsia"/>
          <w:color w:val="FF0000"/>
        </w:rPr>
        <w:t>T</w:t>
      </w:r>
      <w:r>
        <w:t>)</w:t>
      </w:r>
      <w:r>
        <w:rPr>
          <w:rFonts w:hint="eastAsia"/>
          <w:color w:val="FF0000"/>
        </w:rPr>
        <w:t xml:space="preserve"> </w:t>
      </w:r>
      <w:ins w:id="49" w:author="liu shaoqing" w:date="2021-11-03T19:23:00Z">
        <w:r>
          <w:rPr>
            <w:rFonts w:hint="eastAsia"/>
            <w:color w:val="FF0000"/>
          </w:rPr>
          <w:t>（</w:t>
        </w:r>
      </w:ins>
      <w:r>
        <w:rPr>
          <w:rFonts w:hint="eastAsia"/>
          <w:color w:val="FF0000"/>
        </w:rPr>
        <w:t>冯诺依曼</w:t>
      </w:r>
      <w:ins w:id="50" w:author="liu shaoqing" w:date="2021-11-03T19:23:00Z">
        <w:r>
          <w:rPr>
            <w:rFonts w:hint="eastAsia"/>
            <w:color w:val="FF0000"/>
          </w:rPr>
          <w:t>）</w:t>
        </w:r>
      </w:ins>
    </w:p>
    <w:p>
      <w:r>
        <w:t>The principle of stored program control is the core of von Neumann's thought. ()</w:t>
      </w:r>
    </w:p>
    <w:p/>
    <w:p>
      <w:r>
        <w:t>3．GPU使显卡减少了对CPU的依赖，并承担部分原本CPU的工作，尤其是在进行3D图形处理时。（</w:t>
      </w:r>
      <w:r>
        <w:rPr>
          <w:rFonts w:hint="eastAsia"/>
          <w:color w:val="FF0000"/>
        </w:rPr>
        <w:t>T</w:t>
      </w:r>
      <w:r>
        <w:t>)</w:t>
      </w:r>
      <w:ins w:id="51" w:author="liu shaoqing" w:date="2021-11-03T19:40:00Z">
        <w:r>
          <w:rPr>
            <w:rFonts w:hint="eastAsia"/>
          </w:rPr>
          <w:t>（GPU知识）</w:t>
        </w:r>
      </w:ins>
    </w:p>
    <w:p>
      <w:r>
        <w:t>The GPU enables the graphics card to reduce the dependence on the CPU and undertake part of the original CPU work, especially when performing 3D graphics processing. ()</w:t>
      </w:r>
    </w:p>
    <w:p/>
    <w:p>
      <w:r>
        <w:t>4．一台微型计算机就是以CPU为核心，其他部件全“挂接”在与CPU 相连接的系统总线上。（</w:t>
      </w:r>
      <w:r>
        <w:tab/>
      </w:r>
      <w:r>
        <w:rPr>
          <w:color w:val="FF0000"/>
        </w:rPr>
        <w:t>T</w:t>
      </w:r>
      <w:r>
        <w:tab/>
      </w:r>
      <w:r>
        <w:t>)</w:t>
      </w:r>
      <w:ins w:id="52" w:author="liu shaoqing" w:date="2021-11-03T19:41:00Z">
        <w:r>
          <w:rPr>
            <w:rFonts w:hint="eastAsia"/>
          </w:rPr>
          <w:t>（总线知识）</w:t>
        </w:r>
      </w:ins>
    </w:p>
    <w:p>
      <w:r>
        <w:t>A microcomputer is based on the CPU, and other components are all "connected" to the system bus connected to the CPU. ()</w:t>
      </w:r>
    </w:p>
    <w:p/>
    <w:p>
      <w:r>
        <w:t>5．协处理器也是一种芯片，用于减轻系统微处理器的特定处理任务。（</w:t>
      </w:r>
      <w:r>
        <w:rPr>
          <w:rFonts w:hint="eastAsia"/>
          <w:color w:val="FF0000"/>
        </w:rPr>
        <w:t>T</w:t>
      </w:r>
      <w:r>
        <w:t>）</w:t>
      </w:r>
      <w:ins w:id="53" w:author="liu shaoqing" w:date="2021-11-03T19:42:00Z">
        <w:r>
          <w:rPr>
            <w:rFonts w:hint="eastAsia"/>
          </w:rPr>
          <w:t>（CPU知识）</w:t>
        </w:r>
      </w:ins>
    </w:p>
    <w:p>
      <w:r>
        <w:t>The coprocessor is also a kind of chip, which is used to reduce the specific processing tasks of the system microprocessor. ()</w:t>
      </w:r>
    </w:p>
    <w:p/>
    <w:p>
      <w:r>
        <w:t>6．存储器的主要功能是存储当前使用的程序和数据。（</w:t>
      </w:r>
      <w:r>
        <w:tab/>
      </w:r>
      <w:r>
        <w:rPr>
          <w:color w:val="FF0000"/>
        </w:rPr>
        <w:t>T</w:t>
      </w:r>
      <w:r>
        <w:t>)</w:t>
      </w:r>
      <w:ins w:id="54" w:author="liu shaoqing" w:date="2021-11-03T19:42:00Z">
        <w:r>
          <w:rPr>
            <w:rFonts w:hint="eastAsia"/>
          </w:rPr>
          <w:t>（存储器知识）</w:t>
        </w:r>
      </w:ins>
    </w:p>
    <w:p>
      <w:r>
        <w:t>The main function of the memory is to store currently used programs and data. ()</w:t>
      </w:r>
    </w:p>
    <w:p/>
    <w:p>
      <w:r>
        <w:t>10．Cache是外存储器。（</w:t>
      </w:r>
      <w:r>
        <w:rPr>
          <w:rFonts w:hint="eastAsia"/>
          <w:color w:val="00B050"/>
        </w:rPr>
        <w:t>F</w:t>
      </w:r>
      <w:r>
        <w:t xml:space="preserve"> )</w:t>
      </w:r>
      <w:ins w:id="55" w:author="liu shaoqing" w:date="2021-11-03T19:43:00Z">
        <w:r>
          <w:rPr>
            <w:rFonts w:hint="eastAsia"/>
          </w:rPr>
          <w:t>（存储器知识）</w:t>
        </w:r>
      </w:ins>
    </w:p>
    <w:p>
      <w:r>
        <w:t>Cache is external storage. ()</w:t>
      </w:r>
    </w:p>
    <w:p/>
    <w:p>
      <w:r>
        <w:t>11．打印机的主要技术指标是印刷质量、速度和噪声。（</w:t>
      </w:r>
      <w:r>
        <w:rPr>
          <w:color w:val="FF0000"/>
        </w:rPr>
        <w:t xml:space="preserve"> T</w:t>
      </w:r>
      <w:r>
        <w:t>）</w:t>
      </w:r>
      <w:ins w:id="56" w:author="liu shaoqing" w:date="2021-11-03T19:43:00Z">
        <w:r>
          <w:rPr>
            <w:rFonts w:hint="eastAsia"/>
          </w:rPr>
          <w:t>（</w:t>
        </w:r>
      </w:ins>
      <w:ins w:id="57" w:author="liu shaoqing" w:date="2021-11-03T19:44:00Z">
        <w:r>
          <w:rPr>
            <w:rFonts w:hint="eastAsia"/>
          </w:rPr>
          <w:t>输入输出设备知识</w:t>
        </w:r>
      </w:ins>
      <w:ins w:id="58" w:author="liu shaoqing" w:date="2021-11-03T19:43:00Z">
        <w:r>
          <w:rPr>
            <w:rFonts w:hint="eastAsia"/>
          </w:rPr>
          <w:t>）</w:t>
        </w:r>
      </w:ins>
    </w:p>
    <w:p>
      <w:r>
        <w:t>The main technical indicators of the printer are printing quality, speed and noise. ()</w:t>
      </w:r>
    </w:p>
    <w:p/>
    <w:p>
      <w:r>
        <w:t>12．决定计算机运算速度的</w:t>
      </w:r>
      <w:r>
        <w:rPr>
          <w:rFonts w:hint="eastAsia"/>
          <w:lang w:val="en-US" w:eastAsia="zh-CN"/>
        </w:rPr>
        <w:t>因素之一</w:t>
      </w:r>
      <w:r>
        <w:t>是每秒钟能执行指令的条数。（</w:t>
      </w:r>
      <w:r>
        <w:rPr>
          <w:rFonts w:hint="eastAsia"/>
          <w:color w:val="FF0000"/>
        </w:rPr>
        <w:t>T</w:t>
      </w:r>
      <w:r>
        <w:rPr>
          <w:color w:val="FF0000"/>
        </w:rPr>
        <w:t xml:space="preserve"> </w:t>
      </w:r>
      <w:r>
        <w:t>)</w:t>
      </w:r>
      <w:ins w:id="59" w:author="liu shaoqing" w:date="2021-11-03T19:44:00Z">
        <w:r>
          <w:rPr>
            <w:rFonts w:hint="eastAsia"/>
          </w:rPr>
          <w:t>（CPU知识）</w:t>
        </w:r>
      </w:ins>
    </w:p>
    <w:p>
      <w:r>
        <w:rPr>
          <w:rFonts w:hint="eastAsia"/>
          <w:lang w:val="en-US" w:eastAsia="zh-CN"/>
        </w:rPr>
        <w:t>One factor that</w:t>
      </w:r>
      <w:r>
        <w:t xml:space="preserve"> determines the computing speed of a computer is the number of instructions that can be executed per second. ()</w:t>
      </w:r>
    </w:p>
    <w:p/>
    <w:p>
      <w:r>
        <w:t>13．只读存储器是专门用来读出内容的存储器，但在每次加电开机前，必须由系统为它写入内容。（</w:t>
      </w:r>
      <w:r>
        <w:rPr>
          <w:rFonts w:hint="eastAsia"/>
          <w:color w:val="00B050"/>
        </w:rPr>
        <w:t>F</w:t>
      </w:r>
      <w:r>
        <w:rPr>
          <w:color w:val="00B050"/>
        </w:rPr>
        <w:t xml:space="preserve"> </w:t>
      </w:r>
      <w:r>
        <w:t>)</w:t>
      </w:r>
      <w:ins w:id="60" w:author="liu shaoqing" w:date="2021-11-03T19:44:00Z">
        <w:r>
          <w:rPr>
            <w:rFonts w:hint="eastAsia"/>
          </w:rPr>
          <w:t>（存储器知识）</w:t>
        </w:r>
      </w:ins>
    </w:p>
    <w:p>
      <w:r>
        <w:t>Read-only memory is a memory specially used to read content, but the system must write content for it before powering on each time. ()</w:t>
      </w:r>
    </w:p>
    <w:p/>
    <w:p>
      <w:r>
        <w:rPr>
          <w:rFonts w:hint="eastAsia"/>
        </w:rPr>
        <w:t>四、填空题</w:t>
      </w:r>
    </w:p>
    <w:p>
      <w:r>
        <w:t>1.CPU的主要生产厂商是_____</w:t>
      </w:r>
      <w:r>
        <w:rPr>
          <w:color w:val="FF0000"/>
        </w:rPr>
        <w:t xml:space="preserve">AMD </w:t>
      </w:r>
      <w:r>
        <w:t>_____和___</w:t>
      </w:r>
      <w:r>
        <w:rPr>
          <w:color w:val="FF0000"/>
        </w:rPr>
        <w:t>_Intel</w:t>
      </w:r>
      <w:r>
        <w:t>____公司。（</w:t>
      </w:r>
      <w:r>
        <w:rPr>
          <w:color w:val="FF0000"/>
        </w:rPr>
        <w:t>CPU知识</w:t>
      </w:r>
      <w:r>
        <w:t>）</w:t>
      </w:r>
    </w:p>
    <w:p>
      <w:r>
        <w:t>The main manufacturers of CPU are __________ and ______ companies.</w:t>
      </w:r>
    </w:p>
    <w:p/>
    <w:p>
      <w:r>
        <w:t>3．天文、军事、仿真、科学计算等领域需要进行大量的计算，要求计算机有更高的运算速度、更大的存储容量，这就需要研制功能更强的__</w:t>
      </w:r>
      <w:r>
        <w:rPr>
          <w:color w:val="FF0000"/>
        </w:rPr>
        <w:t>超级计算机</w:t>
      </w:r>
      <w:r>
        <w:t>__（计算机常识）</w:t>
      </w:r>
    </w:p>
    <w:p>
      <w:r>
        <w:t>Astronomy, military, simulation, scientific computing and other fields need to perform a lot of calculations, requiring computers to have higher computing speeds and larger storage capacity, which requires the development of more powerful __</w:t>
      </w:r>
      <w:r>
        <w:rPr>
          <w:rFonts w:hint="eastAsia"/>
        </w:rPr>
        <w:t>supercomputers</w:t>
      </w:r>
      <w:r>
        <w:t>__</w:t>
      </w:r>
    </w:p>
    <w:p/>
    <w:p>
      <w:r>
        <w:t>5．RAM技术可分为</w:t>
      </w:r>
      <w:r>
        <w:rPr>
          <w:rFonts w:hint="eastAsia"/>
        </w:rPr>
        <w:t>_</w:t>
      </w:r>
      <w:r>
        <w:t>_</w:t>
      </w:r>
      <w:r>
        <w:rPr>
          <w:color w:val="FF0000"/>
        </w:rPr>
        <w:t>SRAM/DRAM</w:t>
      </w:r>
      <w:r>
        <w:t>____两大类。</w:t>
      </w:r>
      <w:ins w:id="61" w:author="liu shaoqing" w:date="2021-11-03T19:47:00Z">
        <w:r>
          <w:rPr>
            <w:rFonts w:hint="eastAsia"/>
          </w:rPr>
          <w:t>（存储器知识）</w:t>
        </w:r>
      </w:ins>
    </w:p>
    <w:p>
      <w:r>
        <w:t>RAM technology can be divided into two categories: ______.</w:t>
      </w:r>
    </w:p>
    <w:p/>
    <w:p>
      <w:r>
        <w:t>6．ALU主要用于进行</w:t>
      </w:r>
      <w:r>
        <w:rPr>
          <w:rFonts w:hint="eastAsia"/>
        </w:rPr>
        <w:t>_</w:t>
      </w:r>
      <w:r>
        <w:t>_</w:t>
      </w:r>
      <w:r>
        <w:rPr>
          <w:rFonts w:hint="eastAsia"/>
          <w:color w:val="FF0000"/>
        </w:rPr>
        <w:t>算术</w:t>
      </w:r>
      <w:r>
        <w:t>___运算和__</w:t>
      </w:r>
      <w:r>
        <w:rPr>
          <w:rFonts w:hint="eastAsia"/>
          <w:color w:val="FF0000"/>
        </w:rPr>
        <w:t>逻辑</w:t>
      </w:r>
      <w:r>
        <w:t>___运算。</w:t>
      </w:r>
      <w:ins w:id="62" w:author="liu shaoqing" w:date="2021-11-03T19:47:00Z">
        <w:r>
          <w:rPr>
            <w:rFonts w:hint="eastAsia"/>
          </w:rPr>
          <w:t>（CPU知识）</w:t>
        </w:r>
      </w:ins>
    </w:p>
    <w:p>
      <w:r>
        <w:t>ALU is mainly used for_</w:t>
      </w:r>
      <w:r>
        <w:rPr>
          <w:rFonts w:hint="eastAsia"/>
          <w:lang w:val="en-US" w:eastAsia="zh-CN"/>
        </w:rPr>
        <w:t>arithmetic operations</w:t>
      </w:r>
      <w:r>
        <w:t>_____ and_</w:t>
      </w:r>
      <w:r>
        <w:rPr>
          <w:rFonts w:hint="eastAsia"/>
          <w:lang w:val="en-US" w:eastAsia="zh-CN"/>
        </w:rPr>
        <w:t>logical operations</w:t>
      </w:r>
      <w:r>
        <w:t>__.</w:t>
      </w:r>
    </w:p>
    <w:p/>
    <w:p>
      <w:r>
        <w:t>7．中央处理器（CPU）由算术逻辑单元、</w:t>
      </w:r>
      <w:r>
        <w:rPr>
          <w:rFonts w:hint="eastAsia"/>
        </w:rPr>
        <w:t>_</w:t>
      </w:r>
      <w:r>
        <w:t>_</w:t>
      </w:r>
      <w:r>
        <w:rPr>
          <w:rFonts w:hint="eastAsia"/>
          <w:color w:val="FF0000"/>
        </w:rPr>
        <w:t>控制单元</w:t>
      </w:r>
      <w:r>
        <w:t>__</w:t>
      </w:r>
      <w:r>
        <w:rPr>
          <w:rFonts w:hint="eastAsia"/>
        </w:rPr>
        <w:t>、_</w:t>
      </w:r>
      <w:r>
        <w:t>_</w:t>
      </w:r>
      <w:r>
        <w:rPr>
          <w:rFonts w:hint="eastAsia"/>
          <w:color w:val="FF0000"/>
        </w:rPr>
        <w:t>寄存器组</w:t>
      </w:r>
      <w:r>
        <w:t>___三部分组成。</w:t>
      </w:r>
      <w:ins w:id="63" w:author="liu shaoqing" w:date="2021-11-03T19:48:00Z">
        <w:r>
          <w:rPr>
            <w:rFonts w:hint="eastAsia"/>
          </w:rPr>
          <w:t>（CPU知识）</w:t>
        </w:r>
      </w:ins>
    </w:p>
    <w:p>
      <w:pPr>
        <w:rPr>
          <w:del w:id="64" w:author="朱 胤同" w:date="2021-11-07T15:07:00Z"/>
        </w:rPr>
      </w:pPr>
      <w:r>
        <w:t xml:space="preserve">The central processing unit (CPU) is composed of three parts: arithmetic logic unit, __ </w:t>
      </w:r>
      <w:r>
        <w:rPr>
          <w:color w:val="FF0000"/>
        </w:rPr>
        <w:t>Control unit</w:t>
      </w:r>
      <w:r>
        <w:t>__ and ___</w:t>
      </w:r>
      <w:r>
        <w:rPr>
          <w:color w:val="FF0000"/>
        </w:rPr>
        <w:t>register</w:t>
      </w:r>
      <w:r>
        <w:rPr>
          <w:rFonts w:hint="eastAsia"/>
          <w:color w:val="FF0000"/>
          <w:lang w:val="en-US" w:eastAsia="zh-CN"/>
        </w:rPr>
        <w:t>s</w:t>
      </w:r>
      <w:r>
        <w:rPr>
          <w:color w:val="FF0000"/>
        </w:rPr>
        <w:t xml:space="preserve"> </w:t>
      </w:r>
      <w:r>
        <w:t>___.</w:t>
      </w:r>
      <w:del w:id="65" w:author="朱 胤同" w:date="2021-11-07T15:07:00Z">
        <w:r>
          <w:rPr/>
          <w:delText>.</w:delText>
        </w:r>
      </w:del>
    </w:p>
    <w:p/>
    <w:p>
      <w:r>
        <w:t>8．微型计算机的主板上安装的主要部件有</w:t>
      </w:r>
      <w:r>
        <w:rPr>
          <w:rFonts w:hint="eastAsia"/>
          <w:color w:val="FF0000"/>
        </w:rPr>
        <w:t>处理器</w:t>
      </w:r>
      <w:r>
        <w:t xml:space="preserve"> 、内存、处理输入输出的芯片和些扩展槽。</w:t>
      </w:r>
      <w:ins w:id="66" w:author="liu shaoqing" w:date="2021-11-03T19:48:00Z">
        <w:r>
          <w:rPr>
            <w:rFonts w:hint="eastAsia"/>
          </w:rPr>
          <w:t>（</w:t>
        </w:r>
      </w:ins>
      <w:ins w:id="67" w:author="liu shaoqing" w:date="2021-11-03T19:49:00Z">
        <w:r>
          <w:rPr>
            <w:rFonts w:hint="eastAsia"/>
          </w:rPr>
          <w:t>主板知识</w:t>
        </w:r>
      </w:ins>
      <w:ins w:id="68" w:author="liu shaoqing" w:date="2021-11-03T19:48:00Z">
        <w:r>
          <w:rPr>
            <w:rFonts w:hint="eastAsia"/>
          </w:rPr>
          <w:t>）</w:t>
        </w:r>
      </w:ins>
    </w:p>
    <w:p>
      <w:r>
        <w:t>The main components installed on the motherboard of the microcomputer are</w:t>
      </w:r>
      <w:r>
        <w:rPr>
          <w:rFonts w:hint="eastAsia"/>
          <w:lang w:val="en-US" w:eastAsia="zh-CN"/>
        </w:rPr>
        <w:t xml:space="preserve"> </w:t>
      </w:r>
      <w:r>
        <w:rPr>
          <w:rFonts w:hint="eastAsia"/>
          <w:u w:val="single"/>
          <w:lang w:val="en-US" w:eastAsia="zh-CN"/>
        </w:rPr>
        <w:t>CPU</w:t>
      </w:r>
      <w:r>
        <w:t>, memory, chips for processing input and output and some expansion slots.</w:t>
      </w:r>
    </w:p>
    <w:p/>
    <w:p>
      <w:r>
        <w:t>9．衡量微型计算机的主要技术指标是___</w:t>
      </w:r>
      <w:r>
        <w:rPr>
          <w:rFonts w:hint="eastAsia"/>
          <w:color w:val="FF0000"/>
        </w:rPr>
        <w:t>字长</w:t>
      </w:r>
      <w:r>
        <w:t>___、主频、内存容量、可靠性和可用性五项指标。</w:t>
      </w:r>
      <w:ins w:id="69" w:author="liu shaoqing" w:date="2021-11-03T19:49:00Z">
        <w:r>
          <w:rPr>
            <w:rFonts w:hint="eastAsia"/>
          </w:rPr>
          <w:t>（）</w:t>
        </w:r>
      </w:ins>
    </w:p>
    <w:p>
      <w:r>
        <w:t>The main technical indicators for measuring microcomputers are five indicators: ____</w:t>
      </w:r>
      <w:r>
        <w:rPr>
          <w:color w:val="FF0000"/>
        </w:rPr>
        <w:t xml:space="preserve">word </w:t>
      </w:r>
      <w:r>
        <w:rPr>
          <w:rFonts w:hint="eastAsia"/>
          <w:color w:val="FF0000"/>
          <w:lang w:val="en-US" w:eastAsia="zh-CN"/>
        </w:rPr>
        <w:t>size</w:t>
      </w:r>
      <w:r>
        <w:t>___, main frequency, memory capacity, reliability and availability.</w:t>
      </w:r>
    </w:p>
    <w:p/>
    <w:p>
      <w:r>
        <w:t>10．现在主导市场的两种计算机基本设计是</w:t>
      </w:r>
      <w:r>
        <w:rPr>
          <w:rFonts w:hint="eastAsia"/>
        </w:rPr>
        <w:t>_</w:t>
      </w:r>
      <w:r>
        <w:t>__</w:t>
      </w:r>
      <w:r>
        <w:rPr>
          <w:rFonts w:hint="eastAsia"/>
          <w:color w:val="FF0000"/>
        </w:rPr>
        <w:t>复杂指令集计算机</w:t>
      </w:r>
      <w:r>
        <w:t>___和精简指令集计算机。</w:t>
      </w:r>
      <w:ins w:id="70" w:author="liu shaoqing" w:date="2021-11-03T19:51:00Z">
        <w:r>
          <w:rPr>
            <w:rFonts w:hint="eastAsia"/>
          </w:rPr>
          <w:t>（CPU知识（架构））</w:t>
        </w:r>
      </w:ins>
    </w:p>
    <w:p>
      <w:r>
        <w:t>The two basic designs of computers that currently dominate the market are ____</w:t>
      </w:r>
      <w:r>
        <w:rPr>
          <w:color w:val="FF0000"/>
        </w:rPr>
        <w:t>CISC(C</w:t>
      </w:r>
      <w:r>
        <w:rPr>
          <w:rFonts w:hint="eastAsia"/>
          <w:color w:val="FF0000"/>
        </w:rPr>
        <w:t>omplex……</w:t>
      </w:r>
      <w:r>
        <w:rPr>
          <w:color w:val="FF0000"/>
        </w:rPr>
        <w:t>)</w:t>
      </w:r>
      <w:r>
        <w:t>____and reduced instruction set computers.</w:t>
      </w:r>
    </w:p>
    <w:p/>
    <w:p>
      <w:r>
        <w:t>11．在微型计算机中，内存是按__</w:t>
      </w:r>
      <w:r>
        <w:rPr>
          <w:rFonts w:hint="eastAsia"/>
          <w:color w:val="FF0000"/>
        </w:rPr>
        <w:t>字节</w:t>
      </w:r>
      <w:r>
        <w:t>___编址的。</w:t>
      </w:r>
      <w:ins w:id="71" w:author="liu shaoqing" w:date="2021-11-03T19:51:00Z">
        <w:r>
          <w:rPr>
            <w:rFonts w:hint="eastAsia"/>
          </w:rPr>
          <w:t>（内存知识）</w:t>
        </w:r>
      </w:ins>
    </w:p>
    <w:p>
      <w:r>
        <w:t>In a microcomputer, the memory is addressed by ___</w:t>
      </w:r>
      <w:r>
        <w:rPr>
          <w:color w:val="FF0000"/>
        </w:rPr>
        <w:t>Bytes</w:t>
      </w:r>
      <w:r>
        <w:t>___.</w:t>
      </w:r>
    </w:p>
    <w:p>
      <w:pPr>
        <w:rPr>
          <w:rFonts w:hint="eastAsia"/>
        </w:rPr>
      </w:pPr>
    </w:p>
    <w:p>
      <w:r>
        <w:t>12．单元地址是指___</w:t>
      </w:r>
      <w:r>
        <w:rPr>
          <w:rFonts w:hint="eastAsia"/>
          <w:color w:val="FF0000"/>
        </w:rPr>
        <w:t>存储单元</w:t>
      </w:r>
      <w:r>
        <w:t>____的地址编号。</w:t>
      </w:r>
      <w:ins w:id="72" w:author="liu shaoqing" w:date="2021-11-03T19:52:00Z">
        <w:r>
          <w:rPr>
            <w:rFonts w:hint="eastAsia"/>
          </w:rPr>
          <w:t>（存储器知识）</w:t>
        </w:r>
      </w:ins>
    </w:p>
    <w:p>
      <w:r>
        <w:t>The unit address refers to the address number of___</w:t>
      </w:r>
      <w:r>
        <w:rPr>
          <w:color w:val="FF0000"/>
        </w:rPr>
        <w:t xml:space="preserve"> Storage unit</w:t>
      </w:r>
      <w:r>
        <w:t>___.</w:t>
      </w:r>
    </w:p>
    <w:p/>
    <w:p>
      <w:r>
        <w:t>13．在微型计算机中，I／O设备是指</w:t>
      </w:r>
      <w:r>
        <w:rPr>
          <w:rFonts w:hint="eastAsia"/>
        </w:rPr>
        <w:t xml:space="preserve"> </w:t>
      </w:r>
      <w:r>
        <w:rPr>
          <w:rFonts w:hint="eastAsia"/>
          <w:color w:val="FF0000"/>
        </w:rPr>
        <w:t>输入输出设备</w:t>
      </w:r>
      <w:r>
        <w:t>。</w:t>
      </w:r>
      <w:ins w:id="73" w:author="liu shaoqing" w:date="2021-11-03T19:53:00Z">
        <w:r>
          <w:rPr>
            <w:rFonts w:hint="eastAsia"/>
          </w:rPr>
          <w:t>（输入输出设备知识）</w:t>
        </w:r>
      </w:ins>
    </w:p>
    <w:p>
      <w:r>
        <w:t>In microcomputers, I/O refers to .</w:t>
      </w:r>
    </w:p>
    <w:p>
      <w:pPr>
        <w:rPr>
          <w:del w:id="74" w:author="朱 胤同" w:date="2021-11-07T15:18:00Z"/>
        </w:rPr>
      </w:pPr>
    </w:p>
    <w:p>
      <w:r>
        <w:t>14．早期的Pentium微处理器是准64位，其意思是</w:t>
      </w:r>
      <w:r>
        <w:rPr>
          <w:rFonts w:hint="eastAsia"/>
        </w:rPr>
        <w:t>_</w:t>
      </w:r>
      <w:r>
        <w:rPr>
          <w:rFonts w:hint="eastAsia"/>
          <w:color w:val="FF0000"/>
        </w:rPr>
        <w:t>外部数据总线</w:t>
      </w:r>
      <w:r>
        <w:t>__为32位</w:t>
      </w:r>
      <w:r>
        <w:rPr>
          <w:rFonts w:hint="eastAsia"/>
        </w:rPr>
        <w:t>，_</w:t>
      </w:r>
      <w:r>
        <w:t>_</w:t>
      </w:r>
      <w:r>
        <w:rPr>
          <w:rFonts w:hint="eastAsia"/>
          <w:color w:val="FF0000"/>
        </w:rPr>
        <w:t>内部数据总线</w:t>
      </w:r>
      <w:r>
        <w:t>__为64位。</w:t>
      </w:r>
      <w:ins w:id="75" w:author="liu shaoqing" w:date="2021-11-03T19:54:00Z">
        <w:r>
          <w:rPr>
            <w:rFonts w:hint="eastAsia"/>
          </w:rPr>
          <w:t>（CPU知识）</w:t>
        </w:r>
      </w:ins>
    </w:p>
    <w:p>
      <w:r>
        <w:t>Early Pentium microprocessors were quasi-64 bits, which meant__ External data bus __ is 32 bits and___ internal data bus</w:t>
      </w:r>
    </w:p>
    <w:p>
      <w:r>
        <w:t>__ is 64 bits.</w:t>
      </w:r>
    </w:p>
    <w:p/>
    <w:p>
      <w:r>
        <w:t>15．如果某存储器芯片共有20根地址线的引脚，则该存储器芯片的存储容量为</w:t>
      </w:r>
      <w:r>
        <w:rPr>
          <w:rFonts w:hint="eastAsia"/>
        </w:rPr>
        <w:t>_</w:t>
      </w:r>
      <w:r>
        <w:t>_1MB___</w:t>
      </w:r>
      <w:ins w:id="76" w:author="liu shaoqing" w:date="2021-11-03T19:54:00Z">
        <w:r>
          <w:rPr>
            <w:rFonts w:hint="eastAsia"/>
          </w:rPr>
          <w:t>（存储器知识）</w:t>
        </w:r>
      </w:ins>
    </w:p>
    <w:p>
      <w:r>
        <w:t>If a memory chip has a total of 20 address line pins, the storage capacity of the memory chip is____</w:t>
      </w:r>
    </w:p>
    <w:p/>
    <w:p>
      <w:r>
        <w:t>18．高速缓冲存储器位于内存储器和___</w:t>
      </w:r>
      <w:r>
        <w:rPr>
          <w:color w:val="FF0000"/>
        </w:rPr>
        <w:t xml:space="preserve"> CPU</w:t>
      </w:r>
      <w:r>
        <w:t>___之间。</w:t>
      </w:r>
      <w:ins w:id="77" w:author="liu shaoqing" w:date="2021-11-03T19:57:00Z">
        <w:r>
          <w:rPr>
            <w:rFonts w:hint="eastAsia"/>
          </w:rPr>
          <w:t>（存储器知识）</w:t>
        </w:r>
      </w:ins>
    </w:p>
    <w:p>
      <w:pPr>
        <w:rPr>
          <w:ins w:id="78" w:author="朱 胤同" w:date="2021-11-07T15:18:00Z"/>
          <w:rFonts w:hint="eastAsia" w:eastAsia="等线"/>
          <w:lang w:val="en-US" w:eastAsia="zh-CN"/>
        </w:rPr>
      </w:pPr>
      <w:r>
        <w:t>The cache memory is located between the internal memory and__ CPU____.</w:t>
      </w:r>
      <w:r>
        <w:rPr>
          <w:rFonts w:hint="eastAsia"/>
          <w:lang w:val="en-US" w:eastAsia="zh-CN"/>
        </w:rPr>
        <w:t xml:space="preserve"> </w:t>
      </w:r>
    </w:p>
    <w:p>
      <w:pPr>
        <w:rPr>
          <w:ins w:id="79" w:author="朱 胤同" w:date="2021-11-07T15:18:00Z"/>
        </w:rPr>
      </w:pPr>
    </w:p>
    <w:p>
      <w:r>
        <w:t>19.计算机执行程序的过程，实际上是反复进行取指令、___</w:t>
      </w:r>
      <w:r>
        <w:rPr>
          <w:color w:val="FF0000"/>
        </w:rPr>
        <w:t>分析指令（或译码）</w:t>
      </w:r>
      <w:r>
        <w:t>__、和执行指令的过程</w:t>
      </w:r>
      <w:r>
        <w:rPr>
          <w:rFonts w:hint="eastAsia"/>
          <w:color w:val="FF0000"/>
        </w:rPr>
        <w:t>（C</w:t>
      </w:r>
      <w:r>
        <w:rPr>
          <w:color w:val="FF0000"/>
        </w:rPr>
        <w:t>PU</w:t>
      </w:r>
      <w:r>
        <w:rPr>
          <w:rFonts w:hint="eastAsia"/>
          <w:color w:val="FF0000"/>
        </w:rPr>
        <w:t>知识）</w:t>
      </w:r>
    </w:p>
    <w:p>
      <w:r>
        <w:t>The process of the computer executing the program is actually the process of repeatedly fetching instructions, ____</w:t>
      </w:r>
      <w:r>
        <w:rPr>
          <w:color w:val="FF0000"/>
        </w:rPr>
        <w:t xml:space="preserve">analyzing instructions (or decoding instructions) </w:t>
      </w:r>
      <w:r>
        <w:t>__, and executing instructions</w:t>
      </w:r>
    </w:p>
    <w:p>
      <w:pPr>
        <w:rPr>
          <w:rFonts w:hint="eastAsia"/>
        </w:rPr>
      </w:pPr>
    </w:p>
    <w:p>
      <w:pPr>
        <w:rPr>
          <w:ins w:id="80" w:author="朱 胤同" w:date="2021-11-07T16:26:00Z"/>
          <w:rFonts w:hint="eastAsia"/>
        </w:rPr>
      </w:pPr>
      <w:r>
        <w:t>20.图灵机由一条无限长的纸带、一个读写磁头、</w:t>
      </w:r>
      <w:r>
        <w:rPr>
          <w:color w:val="000000" w:themeColor="text1"/>
          <w14:textFill>
            <w14:solidFill>
              <w14:schemeClr w14:val="tx1"/>
            </w14:solidFill>
          </w14:textFill>
        </w:rPr>
        <w:t>一个</w:t>
      </w:r>
      <w:r>
        <w:t>___</w:t>
      </w:r>
      <w:r>
        <w:rPr>
          <w:color w:val="FF0000"/>
        </w:rPr>
        <w:t>_状态寄存器</w:t>
      </w:r>
      <w:r>
        <w:t>____和一套控制规则组成。</w:t>
      </w:r>
      <w:r>
        <w:rPr>
          <w:rFonts w:hint="eastAsia"/>
          <w:color w:val="FF0000"/>
        </w:rPr>
        <w:t>（计算机发展知识）</w:t>
      </w:r>
    </w:p>
    <w:p>
      <w:pPr>
        <w:rPr>
          <w:rFonts w:hint="eastAsia"/>
        </w:rPr>
      </w:pPr>
      <w:r>
        <w:t xml:space="preserve">The Turing machine is composed of an infinite length of paper tape, a read-write head, a </w:t>
      </w:r>
      <w:r>
        <w:rPr>
          <w:color w:val="FF0000"/>
        </w:rPr>
        <w:t>status register</w:t>
      </w:r>
      <w:r>
        <w:t>, and a set of control rules.</w:t>
      </w:r>
    </w:p>
    <w:p/>
    <w:p>
      <w:pPr>
        <w:rPr>
          <w:rFonts w:hint="eastAsia"/>
          <w:sz w:val="24"/>
          <w:lang w:val="en-US" w:eastAsia="zh-CN"/>
        </w:rPr>
      </w:pPr>
      <w:r>
        <w:rPr>
          <w:rFonts w:hint="eastAsia"/>
          <w:sz w:val="24"/>
          <w:lang w:val="en-US" w:eastAsia="zh-CN"/>
        </w:rPr>
        <w:t>True/False</w:t>
      </w:r>
    </w:p>
    <w:p>
      <w:pPr>
        <w:rPr>
          <w:rFonts w:hint="eastAsia"/>
          <w:sz w:val="24"/>
          <w:lang w:val="en-US" w:eastAsia="zh-CN"/>
        </w:rPr>
      </w:pPr>
      <w:r>
        <w:rPr>
          <w:rFonts w:hint="eastAsia"/>
          <w:sz w:val="24"/>
          <w:lang w:val="en-US" w:eastAsia="zh-CN"/>
        </w:rPr>
        <w:t>1、</w:t>
      </w:r>
      <w:r>
        <w:rPr>
          <w:rFonts w:hint="eastAsia"/>
          <w:sz w:val="24"/>
        </w:rPr>
        <w:t>USB</w:t>
      </w:r>
      <w:r>
        <w:rPr>
          <w:sz w:val="24"/>
        </w:rPr>
        <w:t xml:space="preserve"> port </w:t>
      </w:r>
      <w:r>
        <w:rPr>
          <w:rFonts w:hint="eastAsia"/>
          <w:sz w:val="24"/>
        </w:rPr>
        <w:t>can be</w:t>
      </w:r>
      <w:r>
        <w:rPr>
          <w:sz w:val="24"/>
        </w:rPr>
        <w:t xml:space="preserve"> used </w:t>
      </w:r>
      <w:r>
        <w:rPr>
          <w:rFonts w:hint="eastAsia"/>
          <w:sz w:val="24"/>
        </w:rPr>
        <w:t>to</w:t>
      </w:r>
      <w:r>
        <w:rPr>
          <w:sz w:val="24"/>
        </w:rPr>
        <w:t xml:space="preserve"> connect printers.</w:t>
      </w:r>
      <w:r>
        <w:rPr>
          <w:rFonts w:hint="eastAsia"/>
          <w:sz w:val="24"/>
          <w:lang w:eastAsia="zh-CN"/>
        </w:rPr>
        <w:t>（</w:t>
      </w:r>
      <w:r>
        <w:rPr>
          <w:rFonts w:hint="eastAsia"/>
          <w:sz w:val="24"/>
          <w:lang w:val="en-US" w:eastAsia="zh-CN"/>
        </w:rPr>
        <w:t>T）</w:t>
      </w:r>
    </w:p>
    <w:p>
      <w:pPr>
        <w:rPr>
          <w:rFonts w:hint="eastAsia"/>
          <w:sz w:val="24"/>
          <w:lang w:val="en-US" w:eastAsia="zh-CN"/>
        </w:rPr>
      </w:pPr>
    </w:p>
    <w:p>
      <w:pPr>
        <w:rPr>
          <w:rFonts w:hint="default"/>
          <w:sz w:val="24"/>
          <w:lang w:val="en-US" w:eastAsia="zh-CN"/>
        </w:rPr>
      </w:pPr>
      <w:r>
        <w:rPr>
          <w:rFonts w:hint="eastAsia"/>
          <w:sz w:val="24"/>
          <w:lang w:val="en-US" w:eastAsia="zh-CN"/>
        </w:rPr>
        <w:t>Multiple Choice</w:t>
      </w:r>
    </w:p>
    <w:p>
      <w:pPr>
        <w:rPr>
          <w:sz w:val="24"/>
        </w:rPr>
      </w:pPr>
      <w:r>
        <w:rPr>
          <w:rFonts w:hint="eastAsia"/>
          <w:sz w:val="24"/>
        </w:rPr>
        <w:t>1. W</w:t>
      </w:r>
      <w:r>
        <w:rPr>
          <w:sz w:val="24"/>
        </w:rPr>
        <w:t xml:space="preserve">hich one </w:t>
      </w:r>
      <w:r>
        <w:rPr>
          <w:rFonts w:hint="eastAsia"/>
          <w:sz w:val="24"/>
        </w:rPr>
        <w:t xml:space="preserve">of the following </w:t>
      </w:r>
      <w:r>
        <w:rPr>
          <w:sz w:val="24"/>
        </w:rPr>
        <w:t xml:space="preserve">represents the </w:t>
      </w:r>
      <w:r>
        <w:rPr>
          <w:rFonts w:hint="eastAsia"/>
          <w:sz w:val="24"/>
        </w:rPr>
        <w:t>largest</w:t>
      </w:r>
      <w:r>
        <w:rPr>
          <w:sz w:val="24"/>
        </w:rPr>
        <w:t xml:space="preserve"> capacity?</w:t>
      </w:r>
    </w:p>
    <w:p>
      <w:pPr>
        <w:rPr>
          <w:rFonts w:hint="eastAsia"/>
          <w:sz w:val="24"/>
        </w:rPr>
      </w:pPr>
      <w:r>
        <w:rPr>
          <w:color w:val="FF0000"/>
          <w:sz w:val="24"/>
        </w:rPr>
        <w:t xml:space="preserve">a. </w:t>
      </w:r>
      <w:r>
        <w:rPr>
          <w:rFonts w:hint="eastAsia"/>
          <w:color w:val="FF0000"/>
          <w:sz w:val="24"/>
        </w:rPr>
        <w:t>2</w:t>
      </w:r>
      <w:r>
        <w:rPr>
          <w:rFonts w:hint="eastAsia"/>
          <w:color w:val="FF0000"/>
          <w:sz w:val="24"/>
          <w:vertAlign w:val="superscript"/>
        </w:rPr>
        <w:t>35</w:t>
      </w:r>
      <w:r>
        <w:rPr>
          <w:color w:val="FF0000"/>
          <w:sz w:val="24"/>
        </w:rPr>
        <w:t xml:space="preserve"> KB</w:t>
      </w:r>
      <w:r>
        <w:rPr>
          <w:rFonts w:hint="eastAsia"/>
          <w:sz w:val="24"/>
        </w:rPr>
        <w:tab/>
      </w:r>
      <w:r>
        <w:rPr>
          <w:rFonts w:hint="eastAsia"/>
          <w:sz w:val="24"/>
        </w:rPr>
        <w:tab/>
      </w:r>
      <w:r>
        <w:rPr>
          <w:sz w:val="24"/>
        </w:rPr>
        <w:t>b. 10</w:t>
      </w:r>
      <w:r>
        <w:rPr>
          <w:rFonts w:hint="eastAsia"/>
          <w:sz w:val="24"/>
        </w:rPr>
        <w:t>24</w:t>
      </w:r>
      <w:r>
        <w:rPr>
          <w:sz w:val="24"/>
        </w:rPr>
        <w:t xml:space="preserve"> MB</w:t>
      </w:r>
      <w:r>
        <w:rPr>
          <w:rFonts w:hint="eastAsia"/>
          <w:sz w:val="24"/>
        </w:rPr>
        <w:tab/>
      </w:r>
      <w:r>
        <w:rPr>
          <w:rFonts w:hint="eastAsia"/>
          <w:sz w:val="24"/>
        </w:rPr>
        <w:tab/>
      </w:r>
      <w:r>
        <w:rPr>
          <w:sz w:val="24"/>
        </w:rPr>
        <w:t>c. 1 TB</w:t>
      </w:r>
      <w:r>
        <w:rPr>
          <w:rFonts w:hint="eastAsia"/>
          <w:sz w:val="24"/>
        </w:rPr>
        <w:tab/>
      </w:r>
      <w:r>
        <w:rPr>
          <w:rFonts w:hint="eastAsia"/>
          <w:sz w:val="24"/>
        </w:rPr>
        <w:tab/>
      </w:r>
      <w:r>
        <w:rPr>
          <w:sz w:val="24"/>
        </w:rPr>
        <w:t>d. 10</w:t>
      </w:r>
      <w:r>
        <w:rPr>
          <w:rFonts w:hint="eastAsia"/>
          <w:sz w:val="24"/>
        </w:rPr>
        <w:t>0</w:t>
      </w:r>
      <w:r>
        <w:rPr>
          <w:sz w:val="24"/>
        </w:rPr>
        <w:t xml:space="preserve"> GB</w:t>
      </w:r>
      <w:r>
        <w:rPr>
          <w:rFonts w:hint="eastAsia"/>
          <w:sz w:val="24"/>
        </w:rPr>
        <w:t xml:space="preserve"> </w:t>
      </w:r>
    </w:p>
    <w:p>
      <w:pPr>
        <w:rPr>
          <w:rFonts w:hint="default" w:eastAsiaTheme="minorEastAsia"/>
          <w:lang w:val="en-US" w:eastAsia="zh-CN"/>
        </w:rPr>
      </w:pPr>
      <w:r>
        <w:rPr>
          <w:rFonts w:hint="eastAsia"/>
          <w:lang w:val="en-US" w:eastAsia="zh-CN"/>
        </w:rPr>
        <w:t>2</w:t>
      </w:r>
      <w:r>
        <w:t>.</w:t>
      </w:r>
      <w:r>
        <w:rPr>
          <w:rFonts w:hint="eastAsia"/>
        </w:rPr>
        <w:t>下列对计算机按尺寸从大到小的排列正确的是：(</w:t>
      </w:r>
      <w:r>
        <w:t>A</w:t>
      </w:r>
      <w:r>
        <w:rPr>
          <w:rFonts w:hint="eastAsia"/>
          <w:lang w:val="en-US" w:eastAsia="zh-CN"/>
        </w:rPr>
        <w:t>) （此题由软件组提供）</w:t>
      </w:r>
    </w:p>
    <w:p>
      <w:r>
        <w:rPr>
          <w:rFonts w:hint="eastAsia"/>
        </w:rPr>
        <w:t>a</w:t>
      </w:r>
      <w:r>
        <w:t xml:space="preserve">. </w:t>
      </w:r>
      <w:r>
        <w:rPr>
          <w:rFonts w:hint="eastAsia"/>
        </w:rPr>
        <w:t>mainframe</w:t>
      </w:r>
      <w:r>
        <w:t xml:space="preserve"> b. microcomputer c. minicomputer d. super computer</w:t>
      </w:r>
    </w:p>
    <w:p>
      <w:r>
        <w:rPr>
          <w:rFonts w:hint="eastAsia"/>
        </w:rPr>
        <w:t>A.</w:t>
      </w:r>
      <w:r>
        <w:t xml:space="preserve"> dacb   B. adcb   C. acbd</w:t>
      </w:r>
    </w:p>
    <w:p>
      <w:pPr>
        <w:widowControl/>
        <w:jc w:val="left"/>
        <w:rPr>
          <w:rFonts w:ascii="等线" w:hAnsi="等线" w:eastAsia="等线" w:cs="宋体"/>
          <w:color w:val="000000"/>
          <w:kern w:val="0"/>
          <w:szCs w:val="21"/>
          <w:lang w:val="en"/>
        </w:rPr>
      </w:pPr>
      <w:r>
        <w:rPr>
          <w:rFonts w:hint="eastAsia" w:ascii="等线" w:hAnsi="等线" w:eastAsia="等线" w:cs="宋体"/>
          <w:color w:val="000000"/>
          <w:kern w:val="0"/>
          <w:szCs w:val="21"/>
        </w:rPr>
        <w:t>The</w:t>
      </w:r>
      <w:r>
        <w:rPr>
          <w:rFonts w:hint="eastAsia" w:ascii="等线" w:hAnsi="等线" w:eastAsia="等线" w:cs="宋体"/>
          <w:color w:val="000000"/>
          <w:kern w:val="0"/>
          <w:szCs w:val="21"/>
          <w:lang w:val="en"/>
        </w:rPr>
        <w:t> following computers are arranged correctly by size from large to small:</w:t>
      </w:r>
      <w:r>
        <w:rPr>
          <w:rFonts w:hint="eastAsia" w:ascii="等线" w:hAnsi="等线" w:eastAsia="等线" w:cs="宋体"/>
          <w:color w:val="000000"/>
          <w:kern w:val="0"/>
          <w:szCs w:val="21"/>
        </w:rPr>
        <w:t>(A).</w:t>
      </w:r>
    </w:p>
    <w:p>
      <w:r>
        <w:rPr>
          <w:rFonts w:hint="eastAsia"/>
        </w:rPr>
        <w:t>a</w:t>
      </w:r>
      <w:r>
        <w:t xml:space="preserve">. </w:t>
      </w:r>
      <w:r>
        <w:rPr>
          <w:rFonts w:hint="eastAsia"/>
        </w:rPr>
        <w:t>mainframe</w:t>
      </w:r>
      <w:r>
        <w:t xml:space="preserve"> b. microcomputer c. minicomputer d. super computer</w:t>
      </w:r>
    </w:p>
    <w:p>
      <w:pPr>
        <w:widowControl/>
        <w:jc w:val="left"/>
      </w:pPr>
      <w:r>
        <w:rPr>
          <w:rFonts w:hint="eastAsia"/>
        </w:rPr>
        <w:t>A.</w:t>
      </w:r>
      <w:r>
        <w:t xml:space="preserve"> dacb   B. adcb   C. acbd</w:t>
      </w:r>
    </w:p>
    <w:p>
      <w:pPr>
        <w:rPr>
          <w:rFonts w:hint="eastAsia"/>
          <w:sz w:val="24"/>
        </w:rPr>
      </w:pPr>
    </w:p>
    <w:p>
      <w:pPr>
        <w:ind w:firstLine="420"/>
        <w:rPr>
          <w:rFonts w:hint="eastAsia"/>
          <w:sz w:val="24"/>
        </w:rPr>
      </w:pPr>
    </w:p>
    <w:p>
      <w:pPr>
        <w:rPr>
          <w:rFonts w:hint="default" w:eastAsiaTheme="minorEastAsia"/>
          <w:sz w:val="24"/>
          <w:lang w:val="en-US" w:eastAsia="zh-CN"/>
        </w:rPr>
      </w:pPr>
      <w:r>
        <w:rPr>
          <w:rFonts w:hint="eastAsia"/>
          <w:sz w:val="24"/>
          <w:lang w:val="en-US" w:eastAsia="zh-CN"/>
        </w:rPr>
        <w:t>Filling in the blanks</w:t>
      </w:r>
    </w:p>
    <w:p>
      <w:pPr>
        <w:numPr>
          <w:ilvl w:val="0"/>
          <w:numId w:val="13"/>
        </w:numPr>
        <w:ind w:left="425" w:leftChars="0" w:hanging="425" w:firstLineChars="0"/>
        <w:rPr>
          <w:sz w:val="24"/>
        </w:rPr>
      </w:pPr>
      <w:r>
        <w:rPr>
          <w:sz w:val="24"/>
        </w:rPr>
        <w:t xml:space="preserve">CPU speed is influenced by several factors including </w:t>
      </w:r>
      <w:r>
        <w:rPr>
          <w:rFonts w:hint="eastAsia"/>
          <w:sz w:val="24"/>
        </w:rPr>
        <w:t>clock rate</w:t>
      </w:r>
      <w:r>
        <w:rPr>
          <w:sz w:val="24"/>
        </w:rPr>
        <w:t xml:space="preserve">, </w:t>
      </w:r>
      <w:r>
        <w:rPr>
          <w:rFonts w:hint="eastAsia"/>
          <w:sz w:val="24"/>
          <w:u w:val="single"/>
        </w:rPr>
        <w:t xml:space="preserve"> </w:t>
      </w:r>
      <w:r>
        <w:rPr>
          <w:rFonts w:hint="eastAsia"/>
          <w:sz w:val="24"/>
          <w:u w:val="single"/>
          <w:lang w:val="en-US" w:eastAsia="zh-CN"/>
        </w:rPr>
        <w:t>word size</w:t>
      </w:r>
      <w:r>
        <w:rPr>
          <w:rFonts w:hint="eastAsia"/>
          <w:sz w:val="24"/>
          <w:u w:val="single"/>
        </w:rPr>
        <w:t xml:space="preserve">  </w:t>
      </w:r>
      <w:r>
        <w:rPr>
          <w:sz w:val="24"/>
        </w:rPr>
        <w:t>, cache, and instruction set size.</w:t>
      </w:r>
    </w:p>
    <w:p>
      <w:pPr>
        <w:numPr>
          <w:ilvl w:val="0"/>
          <w:numId w:val="13"/>
        </w:numPr>
        <w:ind w:left="425" w:leftChars="0" w:hanging="425" w:firstLineChars="0"/>
        <w:rPr>
          <w:rFonts w:hint="eastAsia"/>
          <w:sz w:val="24"/>
        </w:rPr>
      </w:pPr>
      <w:r>
        <w:rPr>
          <w:rFonts w:hint="eastAsia"/>
          <w:sz w:val="24"/>
        </w:rPr>
        <w:t>In the last step of the booting process, t</w:t>
      </w:r>
      <w:r>
        <w:rPr>
          <w:sz w:val="24"/>
        </w:rPr>
        <w:t>he operating system loads system configuration information</w:t>
      </w:r>
      <w:r>
        <w:rPr>
          <w:rFonts w:hint="eastAsia"/>
          <w:sz w:val="24"/>
        </w:rPr>
        <w:t xml:space="preserve">, which, in Windows, </w:t>
      </w:r>
      <w:r>
        <w:rPr>
          <w:sz w:val="24"/>
        </w:rPr>
        <w:t>is contained in several files called</w:t>
      </w:r>
      <w:r>
        <w:rPr>
          <w:rFonts w:hint="eastAsia"/>
          <w:sz w:val="24"/>
        </w:rPr>
        <w:t xml:space="preserve"> </w:t>
      </w:r>
      <w:r>
        <w:rPr>
          <w:rFonts w:hint="eastAsia"/>
          <w:sz w:val="24"/>
          <w:u w:val="single"/>
        </w:rPr>
        <w:t xml:space="preserve">       </w:t>
      </w:r>
      <w:r>
        <w:rPr>
          <w:rFonts w:hint="eastAsia"/>
          <w:sz w:val="24"/>
          <w:u w:val="single"/>
          <w:lang w:val="en-US" w:eastAsia="zh-CN"/>
        </w:rPr>
        <w:t>registry（注册表）</w:t>
      </w:r>
      <w:r>
        <w:rPr>
          <w:rFonts w:hint="eastAsia"/>
          <w:sz w:val="24"/>
          <w:u w:val="single"/>
        </w:rPr>
        <w:t xml:space="preserve">  </w:t>
      </w:r>
      <w:r>
        <w:rPr>
          <w:sz w:val="24"/>
        </w:rPr>
        <w:t>.</w:t>
      </w:r>
    </w:p>
    <w:p>
      <w:pPr>
        <w:numPr>
          <w:ilvl w:val="0"/>
          <w:numId w:val="13"/>
        </w:numPr>
        <w:ind w:left="425" w:leftChars="0" w:hanging="425" w:firstLineChars="0"/>
        <w:rPr>
          <w:rFonts w:hint="eastAsia"/>
          <w:sz w:val="24"/>
        </w:rPr>
      </w:pPr>
      <w:r>
        <w:t xml:space="preserve">An imaginary computer has four data registers (R0 to R3), 1024 words in memory, and 16 different instructions (add, subtract, etc.). </w:t>
      </w:r>
      <w:r>
        <w:rPr>
          <w:rFonts w:hint="eastAsia"/>
        </w:rPr>
        <w:t>T</w:t>
      </w:r>
      <w:r>
        <w:t>he minimum size of an instruction in bits if a typical instruction uses the following format</w:t>
      </w:r>
      <w:r>
        <w:rPr>
          <w:rFonts w:hint="eastAsia"/>
        </w:rPr>
        <w:t xml:space="preserve"> is </w:t>
      </w:r>
      <w:r>
        <w:rPr>
          <w:rFonts w:hint="eastAsia"/>
          <w:u w:val="single"/>
        </w:rPr>
        <w:t xml:space="preserve">   </w:t>
      </w:r>
      <w:r>
        <w:rPr>
          <w:rFonts w:hint="eastAsia"/>
          <w:u w:val="single"/>
          <w:lang w:val="en-US" w:eastAsia="zh-CN"/>
        </w:rPr>
        <w:t>16</w:t>
      </w:r>
      <w:r>
        <w:rPr>
          <w:rFonts w:hint="eastAsia"/>
          <w:u w:val="single"/>
        </w:rPr>
        <w:t xml:space="preserve">    </w:t>
      </w:r>
      <w:r>
        <w:t>:</w:t>
      </w:r>
      <w:r>
        <w:rPr>
          <w:rFonts w:hint="eastAsia"/>
        </w:rPr>
        <w:t xml:space="preserve"> </w:t>
      </w:r>
      <w:r>
        <w:rPr>
          <w:b/>
        </w:rPr>
        <w:t>add 565 R2</w:t>
      </w:r>
    </w:p>
    <w:p>
      <w:pPr>
        <w:numPr>
          <w:ilvl w:val="0"/>
          <w:numId w:val="13"/>
        </w:numPr>
        <w:ind w:left="425" w:leftChars="0" w:hanging="425" w:firstLineChars="0"/>
        <w:rPr>
          <w:rFonts w:hint="eastAsia"/>
          <w:sz w:val="24"/>
        </w:rPr>
      </w:pPr>
      <w:r>
        <w:rPr>
          <w:rFonts w:hint="eastAsia"/>
          <w:sz w:val="24"/>
        </w:rPr>
        <w:t>There are different types of registers inside a CPU, including data registers,</w:t>
      </w:r>
      <w:r>
        <w:rPr>
          <w:rFonts w:hint="eastAsia"/>
          <w:sz w:val="24"/>
        </w:rPr>
        <w:br w:type="textWrapping"/>
      </w:r>
      <w:r>
        <w:rPr>
          <w:rFonts w:hint="eastAsia"/>
          <w:sz w:val="24"/>
          <w:u w:val="single"/>
        </w:rPr>
        <w:t xml:space="preserve">  </w:t>
      </w:r>
      <w:r>
        <w:rPr>
          <w:rFonts w:hint="eastAsia"/>
          <w:sz w:val="24"/>
          <w:u w:val="single"/>
          <w:lang w:val="en-US" w:eastAsia="zh-CN"/>
        </w:rPr>
        <w:t>instruction registers（指令寄存器）</w:t>
      </w:r>
      <w:r>
        <w:rPr>
          <w:rFonts w:hint="eastAsia"/>
          <w:sz w:val="24"/>
          <w:u w:val="single"/>
        </w:rPr>
        <w:t xml:space="preserve">    </w:t>
      </w:r>
      <w:r>
        <w:rPr>
          <w:rFonts w:hint="eastAsia"/>
          <w:sz w:val="24"/>
        </w:rPr>
        <w:t xml:space="preserve">and program counter. </w:t>
      </w:r>
    </w:p>
    <w:p>
      <w:pPr>
        <w:numPr>
          <w:ilvl w:val="0"/>
          <w:numId w:val="0"/>
        </w:numPr>
        <w:rPr>
          <w:rFonts w:hint="eastAsia"/>
          <w:sz w:val="24"/>
          <w:lang w:val="en-US" w:eastAsia="zh-CN"/>
        </w:rPr>
      </w:pPr>
    </w:p>
    <w:p>
      <w:pPr>
        <w:numPr>
          <w:ilvl w:val="0"/>
          <w:numId w:val="0"/>
        </w:numPr>
        <w:rPr>
          <w:rFonts w:hint="default"/>
          <w:sz w:val="24"/>
          <w:lang w:val="en-US" w:eastAsia="zh-CN"/>
        </w:rPr>
      </w:pPr>
      <w:r>
        <w:rPr>
          <w:rFonts w:hint="eastAsia"/>
          <w:sz w:val="24"/>
          <w:lang w:val="en-US" w:eastAsia="zh-CN"/>
        </w:rPr>
        <w:t>Question answering（本部分题目由软件组提供）</w:t>
      </w:r>
    </w:p>
    <w:p>
      <w:r>
        <w:rPr>
          <w:rFonts w:hint="eastAsia"/>
          <w:lang w:val="en-US" w:eastAsia="zh-CN"/>
        </w:rPr>
        <w:t>1</w:t>
      </w:r>
      <w:r>
        <w:t>.</w:t>
      </w:r>
      <w:r>
        <w:rPr>
          <w:rFonts w:hint="eastAsia"/>
        </w:rPr>
        <w:t>总线包括哪几种，各自的作用是什么？</w:t>
      </w:r>
    </w:p>
    <w:p>
      <w:pPr>
        <w:ind w:firstLine="420" w:firstLineChars="200"/>
      </w:pPr>
      <w:r>
        <w:rPr>
          <w:rFonts w:hint="eastAsia"/>
        </w:rPr>
        <w:t>&lt;</w:t>
      </w:r>
      <w:r>
        <w:t>1</w:t>
      </w:r>
      <w:r>
        <w:rPr>
          <w:rFonts w:hint="eastAsia"/>
        </w:rPr>
        <w:t>系统总线：用来在</w:t>
      </w:r>
      <w:r>
        <w:t>CPU</w:t>
      </w:r>
      <w:r>
        <w:rPr>
          <w:rFonts w:hint="eastAsia"/>
        </w:rPr>
        <w:t>与主存储器，</w:t>
      </w:r>
      <w:r>
        <w:t>IO</w:t>
      </w:r>
      <w:r>
        <w:rPr>
          <w:rFonts w:hint="eastAsia"/>
        </w:rPr>
        <w:t>接口之间传送信息</w:t>
      </w:r>
    </w:p>
    <w:p>
      <w:pPr>
        <w:ind w:firstLine="420" w:firstLineChars="200"/>
      </w:pPr>
      <w:r>
        <w:rPr>
          <w:rFonts w:hint="eastAsia"/>
        </w:rPr>
        <w:t>&lt;</w:t>
      </w:r>
      <w:r>
        <w:t>2</w:t>
      </w:r>
      <w:r>
        <w:rPr>
          <w:rFonts w:hint="eastAsia"/>
        </w:rPr>
        <w:t>外部总线：用来连接计算机与外部设备</w:t>
      </w:r>
    </w:p>
    <w:p>
      <w:pPr>
        <w:ind w:left="420"/>
      </w:pPr>
      <w:r>
        <w:rPr>
          <w:rFonts w:hint="eastAsia"/>
        </w:rPr>
        <w:t>&lt;</w:t>
      </w:r>
      <w:r>
        <w:t>3</w:t>
      </w:r>
      <w:r>
        <w:rPr>
          <w:rFonts w:hint="eastAsia"/>
        </w:rPr>
        <w:t>内部总线：用来连接芯片内部的各个原件</w:t>
      </w:r>
    </w:p>
    <w:p>
      <w:pPr>
        <w:widowControl/>
        <w:jc w:val="left"/>
        <w:rPr>
          <w:rFonts w:ascii="等线" w:hAnsi="等线" w:eastAsia="等线" w:cs="宋体"/>
          <w:color w:val="000000"/>
          <w:kern w:val="0"/>
          <w:szCs w:val="21"/>
          <w:lang w:val="en"/>
        </w:rPr>
      </w:pPr>
      <w:r>
        <w:rPr>
          <w:rFonts w:hint="eastAsia" w:ascii="等线" w:hAnsi="等线" w:eastAsia="等线" w:cs="宋体"/>
          <w:color w:val="000000"/>
          <w:kern w:val="0"/>
          <w:szCs w:val="21"/>
          <w:lang w:val="en"/>
        </w:rPr>
        <w:t>What are the bus types and what are their respective roles?</w:t>
      </w:r>
    </w:p>
    <w:p>
      <w:pPr>
        <w:widowControl/>
        <w:ind w:firstLine="42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&lt;1</w:t>
      </w:r>
      <w:r>
        <w:rPr>
          <w:rFonts w:hint="eastAsia" w:ascii="等线" w:hAnsi="等线" w:eastAsia="等线" w:cs="宋体"/>
          <w:color w:val="000000"/>
          <w:kern w:val="0"/>
          <w:szCs w:val="21"/>
          <w:lang w:val="en"/>
        </w:rPr>
        <w:t> System Bus: Used to transfer information between the </w:t>
      </w:r>
      <w:r>
        <w:rPr>
          <w:rFonts w:hint="eastAsia" w:ascii="等线" w:hAnsi="等线" w:eastAsia="等线" w:cs="宋体"/>
          <w:color w:val="000000"/>
          <w:kern w:val="0"/>
          <w:szCs w:val="21"/>
        </w:rPr>
        <w:t>CPU</w:t>
      </w:r>
      <w:r>
        <w:rPr>
          <w:rFonts w:hint="eastAsia" w:ascii="等线" w:hAnsi="等线" w:eastAsia="等线" w:cs="宋体"/>
          <w:color w:val="000000"/>
          <w:kern w:val="0"/>
          <w:szCs w:val="21"/>
          <w:lang w:val="en"/>
        </w:rPr>
        <w:t> and the primary memory,</w:t>
      </w:r>
      <w:r>
        <w:rPr>
          <w:rFonts w:ascii="等线" w:hAnsi="等线" w:eastAsia="等线" w:cs="宋体"/>
          <w:color w:val="000000"/>
          <w:kern w:val="0"/>
          <w:szCs w:val="21"/>
          <w:lang w:val="en"/>
        </w:rPr>
        <w:t xml:space="preserve"> </w:t>
      </w:r>
      <w:r>
        <w:rPr>
          <w:rFonts w:hint="eastAsia" w:ascii="等线" w:hAnsi="等线" w:eastAsia="等线" w:cs="宋体"/>
          <w:color w:val="000000"/>
          <w:kern w:val="0"/>
          <w:szCs w:val="21"/>
        </w:rPr>
        <w:t>IO</w:t>
      </w:r>
      <w:r>
        <w:rPr>
          <w:rFonts w:hint="eastAsia" w:ascii="等线" w:hAnsi="等线" w:eastAsia="等线" w:cs="宋体"/>
          <w:color w:val="000000"/>
          <w:kern w:val="0"/>
          <w:szCs w:val="21"/>
          <w:lang w:val="en"/>
        </w:rPr>
        <w:t> interface</w:t>
      </w:r>
    </w:p>
    <w:p>
      <w:pPr>
        <w:widowControl/>
        <w:ind w:firstLine="42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&lt;2</w:t>
      </w:r>
      <w:r>
        <w:rPr>
          <w:rFonts w:hint="eastAsia" w:ascii="等线" w:hAnsi="等线" w:eastAsia="等线" w:cs="宋体"/>
          <w:color w:val="000000"/>
          <w:kern w:val="0"/>
          <w:szCs w:val="21"/>
          <w:lang w:val="en"/>
        </w:rPr>
        <w:t> External Bus: Used to connect your computer to an external device</w:t>
      </w:r>
    </w:p>
    <w:p>
      <w:pPr>
        <w:widowControl/>
        <w:ind w:left="42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&lt;3</w:t>
      </w:r>
      <w:r>
        <w:rPr>
          <w:rFonts w:hint="eastAsia" w:ascii="等线" w:hAnsi="等线" w:eastAsia="等线" w:cs="宋体"/>
          <w:color w:val="000000"/>
          <w:kern w:val="0"/>
          <w:szCs w:val="21"/>
          <w:lang w:val="en"/>
        </w:rPr>
        <w:t> Internal Bus: Used to connect individual originals inside the chip</w:t>
      </w:r>
    </w:p>
    <w:p/>
    <w:p>
      <w:r>
        <w:rPr>
          <w:rFonts w:hint="eastAsia"/>
          <w:lang w:val="en-US" w:eastAsia="zh-CN"/>
        </w:rPr>
        <w:t>2</w:t>
      </w:r>
      <w:r>
        <w:t>.</w:t>
      </w:r>
      <w:r>
        <w:rPr>
          <w:rFonts w:hint="eastAsia"/>
        </w:rPr>
        <w:t>系统总线包括哪几种，各自的作用是什么？</w:t>
      </w:r>
    </w:p>
    <w:p>
      <w:pPr>
        <w:ind w:firstLine="630" w:firstLineChars="300"/>
      </w:pPr>
      <w:r>
        <w:rPr>
          <w:rFonts w:hint="eastAsia"/>
        </w:rPr>
        <w:t>&lt;</w:t>
      </w:r>
      <w:r>
        <w:t>1</w:t>
      </w:r>
      <w:r>
        <w:rPr>
          <w:rFonts w:hint="eastAsia"/>
        </w:rPr>
        <w:t>数据总线：C</w:t>
      </w:r>
      <w:r>
        <w:t>PU</w:t>
      </w:r>
      <w:r>
        <w:rPr>
          <w:rFonts w:hint="eastAsia"/>
        </w:rPr>
        <w:t>与主存储器和</w:t>
      </w:r>
      <w:r>
        <w:t>IO</w:t>
      </w:r>
      <w:r>
        <w:rPr>
          <w:rFonts w:hint="eastAsia"/>
        </w:rPr>
        <w:t>设备之间传送数据</w:t>
      </w:r>
    </w:p>
    <w:p>
      <w:pPr>
        <w:ind w:firstLine="630" w:firstLineChars="300"/>
      </w:pPr>
      <w:r>
        <w:t>&lt;2</w:t>
      </w:r>
      <w:r>
        <w:rPr>
          <w:rFonts w:hint="eastAsia"/>
        </w:rPr>
        <w:t>地址总线：给出数据所在的存储单元的地址</w:t>
      </w:r>
    </w:p>
    <w:p>
      <w:pPr>
        <w:ind w:firstLine="630" w:firstLineChars="300"/>
      </w:pPr>
      <w:r>
        <w:rPr>
          <w:rFonts w:hint="eastAsia"/>
        </w:rPr>
        <w:t>&lt;</w:t>
      </w:r>
      <w:r>
        <w:t>3</w:t>
      </w:r>
      <w:r>
        <w:rPr>
          <w:rFonts w:hint="eastAsia"/>
        </w:rPr>
        <w:t>控制总线：控制地址总线和数据总线的访问和使用</w:t>
      </w:r>
    </w:p>
    <w:p>
      <w:pPr>
        <w:widowControl/>
        <w:jc w:val="left"/>
        <w:rPr>
          <w:rFonts w:ascii="等线" w:hAnsi="等线" w:eastAsia="等线" w:cs="宋体"/>
          <w:color w:val="000000"/>
          <w:kern w:val="0"/>
          <w:szCs w:val="21"/>
          <w:lang w:val="en"/>
        </w:rPr>
      </w:pPr>
      <w:r>
        <w:rPr>
          <w:rFonts w:hint="eastAsia" w:ascii="等线" w:hAnsi="等线" w:eastAsia="等线" w:cs="宋体"/>
          <w:color w:val="000000"/>
          <w:kern w:val="0"/>
          <w:szCs w:val="21"/>
          <w:lang w:val="en"/>
        </w:rPr>
        <w:t>What are the system buses and what are their respective roles?</w:t>
      </w:r>
    </w:p>
    <w:p>
      <w:pPr>
        <w:widowControl/>
        <w:ind w:firstLine="63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&lt;1</w:t>
      </w:r>
      <w:r>
        <w:rPr>
          <w:rFonts w:hint="eastAsia" w:ascii="等线" w:hAnsi="等线" w:eastAsia="等线" w:cs="宋体"/>
          <w:color w:val="000000"/>
          <w:kern w:val="0"/>
          <w:szCs w:val="21"/>
          <w:lang w:val="en"/>
        </w:rPr>
        <w:t> </w:t>
      </w:r>
      <w:r>
        <w:rPr>
          <w:rFonts w:ascii="等线" w:hAnsi="等线" w:eastAsia="等线" w:cs="宋体"/>
          <w:color w:val="000000"/>
          <w:kern w:val="0"/>
          <w:szCs w:val="21"/>
          <w:lang w:val="en"/>
        </w:rPr>
        <w:t>D</w:t>
      </w:r>
      <w:r>
        <w:rPr>
          <w:rFonts w:hint="eastAsia" w:ascii="等线" w:hAnsi="等线" w:eastAsia="等线" w:cs="宋体"/>
          <w:color w:val="000000"/>
          <w:kern w:val="0"/>
          <w:szCs w:val="21"/>
          <w:lang w:val="en"/>
        </w:rPr>
        <w:t xml:space="preserve">ata </w:t>
      </w:r>
      <w:r>
        <w:rPr>
          <w:rFonts w:ascii="等线" w:hAnsi="等线" w:eastAsia="等线" w:cs="宋体"/>
          <w:color w:val="000000"/>
          <w:kern w:val="0"/>
          <w:szCs w:val="21"/>
          <w:lang w:val="en"/>
        </w:rPr>
        <w:t>B</w:t>
      </w:r>
      <w:r>
        <w:rPr>
          <w:rFonts w:hint="eastAsia" w:ascii="等线" w:hAnsi="等线" w:eastAsia="等线" w:cs="宋体"/>
          <w:color w:val="000000"/>
          <w:kern w:val="0"/>
          <w:szCs w:val="21"/>
          <w:lang w:val="en"/>
        </w:rPr>
        <w:t>us: Transfer data between</w:t>
      </w:r>
      <w:r>
        <w:rPr>
          <w:rFonts w:hint="eastAsia" w:ascii="等线" w:hAnsi="等线" w:eastAsia="等线" w:cs="宋体"/>
          <w:color w:val="000000"/>
          <w:kern w:val="0"/>
          <w:szCs w:val="21"/>
        </w:rPr>
        <w:t>the CPU</w:t>
      </w:r>
      <w:r>
        <w:rPr>
          <w:rFonts w:hint="eastAsia" w:ascii="等线" w:hAnsi="等线" w:eastAsia="等线" w:cs="宋体"/>
          <w:color w:val="000000"/>
          <w:kern w:val="0"/>
          <w:szCs w:val="21"/>
          <w:lang w:val="en"/>
        </w:rPr>
        <w:t> and the primary memory and </w:t>
      </w:r>
      <w:r>
        <w:rPr>
          <w:rFonts w:hint="eastAsia" w:ascii="等线" w:hAnsi="等线" w:eastAsia="等线" w:cs="宋体"/>
          <w:color w:val="000000"/>
          <w:kern w:val="0"/>
          <w:szCs w:val="21"/>
        </w:rPr>
        <w:t>IO</w:t>
      </w:r>
      <w:r>
        <w:rPr>
          <w:rFonts w:hint="eastAsia" w:ascii="等线" w:hAnsi="等线" w:eastAsia="等线" w:cs="宋体"/>
          <w:color w:val="000000"/>
          <w:kern w:val="0"/>
          <w:szCs w:val="21"/>
          <w:lang w:val="en"/>
        </w:rPr>
        <w:t> devices</w:t>
      </w:r>
    </w:p>
    <w:p>
      <w:pPr>
        <w:widowControl/>
        <w:ind w:firstLine="630"/>
        <w:jc w:val="left"/>
        <w:rPr>
          <w:rFonts w:ascii="等线" w:hAnsi="等线" w:eastAsia="等线" w:cs="宋体"/>
          <w:color w:val="000000"/>
          <w:kern w:val="0"/>
          <w:szCs w:val="21"/>
          <w:lang w:val="en"/>
        </w:rPr>
      </w:pPr>
      <w:r>
        <w:rPr>
          <w:rFonts w:ascii="等线" w:hAnsi="等线" w:eastAsia="等线" w:cs="宋体"/>
          <w:color w:val="000000"/>
          <w:kern w:val="0"/>
          <w:szCs w:val="21"/>
          <w:lang w:val="en"/>
        </w:rPr>
        <w:t>&lt;2 Address Bus: Gives the address of the storage unit where the data is located</w:t>
      </w:r>
    </w:p>
    <w:p>
      <w:pPr>
        <w:widowControl/>
        <w:ind w:firstLine="63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&lt;3</w:t>
      </w:r>
      <w:r>
        <w:rPr>
          <w:rFonts w:hint="eastAsia" w:ascii="等线" w:hAnsi="等线" w:eastAsia="等线" w:cs="宋体"/>
          <w:color w:val="000000"/>
          <w:kern w:val="0"/>
          <w:szCs w:val="21"/>
          <w:lang w:val="en"/>
        </w:rPr>
        <w:t> Control Bus: Controls access and use of address bus and data bus</w:t>
      </w:r>
    </w:p>
    <w:p>
      <w:pPr>
        <w:rPr>
          <w:lang w:val="en"/>
        </w:rPr>
      </w:pPr>
    </w:p>
    <w:p>
      <w:r>
        <w:rPr>
          <w:rFonts w:hint="eastAsia"/>
          <w:lang w:val="en-US" w:eastAsia="zh-CN"/>
        </w:rPr>
        <w:t>3</w:t>
      </w:r>
      <w:r>
        <w:rPr>
          <w:rFonts w:hint="eastAsia"/>
        </w:rPr>
        <w:t>．请简要概述冯诺依曼原理的主要思想：</w:t>
      </w:r>
    </w:p>
    <w:p>
      <w:pPr>
        <w:ind w:firstLine="420"/>
      </w:pPr>
      <w:r>
        <w:rPr>
          <w:rFonts w:hint="eastAsia"/>
        </w:rPr>
        <w:t>&lt;</w:t>
      </w:r>
      <w:r>
        <w:t>1</w:t>
      </w:r>
      <w:r>
        <w:rPr>
          <w:rFonts w:hint="eastAsia"/>
        </w:rPr>
        <w:t>采用二进制</w:t>
      </w:r>
    </w:p>
    <w:p>
      <w:pPr>
        <w:ind w:firstLine="420"/>
      </w:pPr>
      <w:r>
        <w:rPr>
          <w:rFonts w:hint="eastAsia"/>
        </w:rPr>
        <w:t>&lt;</w:t>
      </w:r>
      <w:r>
        <w:t>2</w:t>
      </w:r>
      <w:r>
        <w:rPr>
          <w:rFonts w:hint="eastAsia"/>
        </w:rPr>
        <w:t>把数据和指令都存放在存储器中</w:t>
      </w:r>
    </w:p>
    <w:p>
      <w:pPr>
        <w:ind w:firstLine="420" w:firstLineChars="200"/>
      </w:pPr>
      <w:r>
        <w:rPr>
          <w:rFonts w:hint="eastAsia"/>
        </w:rPr>
        <w:t>&lt;</w:t>
      </w:r>
      <w:r>
        <w:t>3</w:t>
      </w:r>
      <w:r>
        <w:rPr>
          <w:rFonts w:hint="eastAsia"/>
        </w:rPr>
        <w:t>计算机的五大部件：输入设备，输出设备，存储器，运算器，控制器</w:t>
      </w:r>
    </w:p>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lang w:val="en"/>
        </w:rPr>
        <w:t>Please briefly outline the main ideas of the von Neumann principle:</w:t>
      </w:r>
    </w:p>
    <w:p>
      <w:pPr>
        <w:widowControl/>
        <w:ind w:firstLine="420"/>
        <w:jc w:val="left"/>
        <w:rPr>
          <w:rFonts w:hint="default" w:ascii="等线" w:hAnsi="等线" w:eastAsia="等线" w:cs="宋体"/>
          <w:color w:val="000000"/>
          <w:kern w:val="0"/>
          <w:szCs w:val="21"/>
          <w:lang w:val="en-US" w:eastAsia="zh-CN"/>
        </w:rPr>
      </w:pPr>
      <w:r>
        <w:rPr>
          <w:rFonts w:hint="eastAsia" w:ascii="等线" w:hAnsi="等线" w:eastAsia="等线" w:cs="宋体"/>
          <w:color w:val="000000"/>
          <w:kern w:val="0"/>
          <w:szCs w:val="21"/>
        </w:rPr>
        <w:t>&lt;1</w:t>
      </w:r>
      <w:r>
        <w:rPr>
          <w:rFonts w:hint="eastAsia" w:ascii="等线" w:hAnsi="等线" w:eastAsia="等线" w:cs="宋体"/>
          <w:color w:val="000000"/>
          <w:kern w:val="0"/>
          <w:szCs w:val="21"/>
          <w:lang w:val="en"/>
        </w:rPr>
        <w:t> </w:t>
      </w:r>
      <w:r>
        <w:rPr>
          <w:rFonts w:hint="eastAsia" w:ascii="等线" w:hAnsi="等线" w:eastAsia="等线" w:cs="宋体"/>
          <w:color w:val="000000"/>
          <w:kern w:val="0"/>
          <w:szCs w:val="21"/>
          <w:lang w:val="en-US" w:eastAsia="zh-CN"/>
        </w:rPr>
        <w:t>use</w:t>
      </w:r>
      <w:r>
        <w:rPr>
          <w:rFonts w:hint="eastAsia" w:ascii="等线" w:hAnsi="等线" w:eastAsia="等线" w:cs="宋体"/>
          <w:color w:val="000000"/>
          <w:kern w:val="0"/>
          <w:szCs w:val="21"/>
          <w:lang w:val="en"/>
        </w:rPr>
        <w:t xml:space="preserve"> binary</w:t>
      </w:r>
      <w:r>
        <w:rPr>
          <w:rFonts w:hint="eastAsia" w:ascii="等线" w:hAnsi="等线" w:eastAsia="等线" w:cs="宋体"/>
          <w:color w:val="000000"/>
          <w:kern w:val="0"/>
          <w:szCs w:val="21"/>
          <w:lang w:val="en-US" w:eastAsia="zh-CN"/>
        </w:rPr>
        <w:t xml:space="preserve"> systems</w:t>
      </w:r>
    </w:p>
    <w:p>
      <w:pPr>
        <w:widowControl/>
        <w:ind w:firstLine="42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&lt;2</w:t>
      </w:r>
      <w:r>
        <w:rPr>
          <w:rFonts w:hint="eastAsia" w:ascii="等线" w:hAnsi="等线" w:eastAsia="等线" w:cs="宋体"/>
          <w:color w:val="000000"/>
          <w:kern w:val="0"/>
          <w:szCs w:val="21"/>
          <w:lang w:val="en"/>
        </w:rPr>
        <w:t> stores both data and instructions in memory</w:t>
      </w:r>
    </w:p>
    <w:p>
      <w:pPr>
        <w:widowControl/>
        <w:ind w:firstLine="42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 3</w:t>
      </w:r>
      <w:r>
        <w:rPr>
          <w:rFonts w:hint="eastAsia" w:ascii="等线" w:hAnsi="等线" w:eastAsia="等线" w:cs="宋体"/>
          <w:color w:val="000000"/>
          <w:kern w:val="0"/>
          <w:szCs w:val="21"/>
          <w:lang w:val="en"/>
        </w:rPr>
        <w:t xml:space="preserve"> The five components of a computer: input device, output device, memory, </w:t>
      </w:r>
      <w:r>
        <w:rPr>
          <w:rFonts w:hint="eastAsia" w:ascii="等线" w:hAnsi="等线" w:eastAsia="等线" w:cs="宋体"/>
          <w:color w:val="000000"/>
          <w:kern w:val="0"/>
          <w:szCs w:val="21"/>
          <w:lang w:val="en-US" w:eastAsia="zh-CN"/>
        </w:rPr>
        <w:t>ALU</w:t>
      </w:r>
      <w:r>
        <w:rPr>
          <w:rFonts w:hint="eastAsia" w:ascii="等线" w:hAnsi="等线" w:eastAsia="等线" w:cs="宋体"/>
          <w:color w:val="000000"/>
          <w:kern w:val="0"/>
          <w:szCs w:val="21"/>
          <w:lang w:val="en"/>
        </w:rPr>
        <w:t>, controller</w:t>
      </w:r>
    </w:p>
    <w:p>
      <w:pPr>
        <w:numPr>
          <w:ilvl w:val="0"/>
          <w:numId w:val="0"/>
        </w:numPr>
        <w:rPr>
          <w:rFonts w:hint="eastAsia"/>
          <w:sz w:val="24"/>
        </w:rPr>
      </w:pPr>
    </w:p>
    <w:p>
      <w:pPr>
        <w:numPr>
          <w:ilvl w:val="0"/>
          <w:numId w:val="0"/>
        </w:numPr>
        <w:rPr>
          <w:rFonts w:hint="default" w:eastAsiaTheme="minorEastAsia"/>
          <w:sz w:val="24"/>
          <w:lang w:val="en-US" w:eastAsia="zh-CN"/>
        </w:rPr>
      </w:pPr>
      <w:r>
        <w:rPr>
          <w:rFonts w:hint="eastAsia"/>
          <w:sz w:val="24"/>
          <w:lang w:val="en-US" w:eastAsia="zh-CN"/>
        </w:rPr>
        <w:t>Open ended questions</w:t>
      </w:r>
    </w:p>
    <w:p>
      <w:pPr>
        <w:pStyle w:val="3"/>
        <w:ind w:firstLineChars="0"/>
        <w:rPr>
          <w:rFonts w:hint="eastAsia"/>
        </w:rPr>
      </w:pPr>
      <w:r>
        <w:rPr>
          <w:rFonts w:hint="eastAsia"/>
          <w:bCs/>
        </w:rPr>
        <w:t>1、</w:t>
      </w:r>
      <w:r>
        <w:rPr>
          <w:rFonts w:hint="eastAsia"/>
          <w:bCs/>
          <w:lang w:val="en-US" w:eastAsia="zh-CN"/>
        </w:rPr>
        <w:t xml:space="preserve">Explain in your own words the idea of storage hierarchy. </w:t>
      </w:r>
    </w:p>
    <w:p>
      <w:pPr>
        <w:pStyle w:val="3"/>
        <w:rPr>
          <w:rFonts w:hint="eastAsia"/>
        </w:rPr>
      </w:pPr>
      <w:r>
        <w:rPr>
          <w:rFonts w:hint="eastAsia"/>
          <w:lang w:val="en-US" w:eastAsia="zh-CN"/>
        </w:rPr>
        <w:t xml:space="preserve">2、Explain how CPU works by using the following illustration. </w:t>
      </w:r>
    </w:p>
    <w:p>
      <w:pPr>
        <w:pStyle w:val="3"/>
      </w:pPr>
      <w:r>
        <w:drawing>
          <wp:inline distT="0" distB="0" distL="114300" distR="114300">
            <wp:extent cx="4497070" cy="2604770"/>
            <wp:effectExtent l="0" t="0" r="1397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497070" cy="2604770"/>
                    </a:xfrm>
                    <a:prstGeom prst="rect">
                      <a:avLst/>
                    </a:prstGeom>
                    <a:noFill/>
                    <a:ln>
                      <a:noFill/>
                    </a:ln>
                  </pic:spPr>
                </pic:pic>
              </a:graphicData>
            </a:graphic>
          </wp:inline>
        </w:drawing>
      </w:r>
    </w:p>
    <w:p>
      <w:pPr>
        <w:pStyle w:val="3"/>
        <w:numPr>
          <w:ilvl w:val="0"/>
          <w:numId w:val="14"/>
        </w:numPr>
        <w:rPr>
          <w:rFonts w:hint="eastAsia"/>
          <w:lang w:val="en-US" w:eastAsia="zh-CN"/>
        </w:rPr>
      </w:pPr>
      <w:r>
        <w:rPr>
          <w:rFonts w:hint="eastAsia"/>
          <w:lang w:val="en-US" w:eastAsia="zh-CN"/>
        </w:rPr>
        <w:t>Explain the Stored-Program Concept.</w:t>
      </w:r>
    </w:p>
    <w:p>
      <w:pPr>
        <w:pStyle w:val="3"/>
        <w:numPr>
          <w:ilvl w:val="0"/>
          <w:numId w:val="14"/>
        </w:numPr>
        <w:rPr>
          <w:rFonts w:hint="default"/>
          <w:lang w:val="en-US" w:eastAsia="zh-CN"/>
        </w:rPr>
      </w:pPr>
      <w:r>
        <w:rPr>
          <w:rFonts w:hint="eastAsia"/>
          <w:lang w:val="en-US" w:eastAsia="zh-CN"/>
        </w:rPr>
        <w:t>Describe the booting process for a PC running Windows.</w:t>
      </w:r>
    </w:p>
    <w:p>
      <w:pPr>
        <w:pStyle w:val="3"/>
        <w:numPr>
          <w:ilvl w:val="0"/>
          <w:numId w:val="14"/>
        </w:numPr>
        <w:rPr>
          <w:rFonts w:hint="default"/>
          <w:lang w:val="en-US" w:eastAsia="zh-CN"/>
        </w:rPr>
      </w:pPr>
      <w:r>
        <w:rPr>
          <w:rFonts w:hint="eastAsia"/>
          <w:lang w:val="en-US" w:eastAsia="zh-CN"/>
        </w:rPr>
        <w:t xml:space="preserve">How would you troubleshoot your laptop computer if it is not working properly. What is the rationale behind your decisions? (Why would you do those things?) </w:t>
      </w:r>
    </w:p>
    <w:p>
      <w:pPr>
        <w:pStyle w:val="3"/>
        <w:numPr>
          <w:ilvl w:val="0"/>
          <w:numId w:val="14"/>
        </w:numPr>
        <w:rPr>
          <w:rFonts w:hint="default"/>
          <w:lang w:val="en-US" w:eastAsia="zh-CN"/>
        </w:rPr>
      </w:pPr>
      <w:r>
        <w:rPr>
          <w:rFonts w:hint="eastAsia"/>
          <w:lang w:val="en-US" w:eastAsia="zh-CN"/>
        </w:rPr>
        <w:t>Which one of the following laptop do you prefer? Why?</w:t>
      </w:r>
    </w:p>
    <w:p>
      <w:pPr>
        <w:pStyle w:val="3"/>
        <w:widowControl w:val="0"/>
        <w:numPr>
          <w:ilvl w:val="0"/>
          <w:numId w:val="0"/>
        </w:numPr>
        <w:jc w:val="both"/>
        <w:rPr>
          <w:rFonts w:hint="eastAsia"/>
          <w:lang w:val="en-US" w:eastAsia="zh-CN"/>
        </w:rPr>
      </w:pPr>
      <w:r>
        <w:drawing>
          <wp:inline distT="0" distB="0" distL="114300" distR="114300">
            <wp:extent cx="5263515" cy="3402330"/>
            <wp:effectExtent l="0" t="0" r="952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3515" cy="3402330"/>
                    </a:xfrm>
                    <a:prstGeom prst="rect">
                      <a:avLst/>
                    </a:prstGeom>
                    <a:noFill/>
                    <a:ln>
                      <a:noFill/>
                    </a:ln>
                  </pic:spPr>
                </pic:pic>
              </a:graphicData>
            </a:graphic>
          </wp:inline>
        </w:drawing>
      </w:r>
    </w:p>
    <w:p>
      <w:pPr>
        <w:pStyle w:val="2"/>
        <w:bidi w:val="0"/>
        <w:rPr>
          <w:rFonts w:hint="default"/>
          <w:lang w:val="en-US" w:eastAsia="zh-CN"/>
        </w:rPr>
      </w:pPr>
      <w:r>
        <w:rPr>
          <w:rFonts w:hint="eastAsia"/>
          <w:lang w:val="en-US" w:eastAsia="zh-CN"/>
        </w:rPr>
        <w:t>软件</w:t>
      </w:r>
    </w:p>
    <w:p>
      <w:pPr>
        <w:widowControl/>
        <w:jc w:val="left"/>
        <w:rPr>
          <w:rFonts w:ascii="等线" w:hAnsi="等线" w:eastAsia="等线" w:cs="宋体"/>
          <w:b/>
          <w:color w:val="000000"/>
          <w:kern w:val="0"/>
          <w:szCs w:val="21"/>
          <w:lang w:val="en"/>
        </w:rPr>
      </w:pPr>
      <w:r>
        <w:rPr>
          <w:rFonts w:hint="eastAsia"/>
          <w:b/>
        </w:rPr>
        <w:t>填空题（</w:t>
      </w:r>
      <w:r>
        <w:rPr>
          <w:rFonts w:hint="eastAsia" w:ascii="等线" w:hAnsi="等线" w:eastAsia="等线" w:cs="宋体"/>
          <w:b/>
          <w:color w:val="000000"/>
          <w:kern w:val="0"/>
          <w:szCs w:val="21"/>
          <w:lang w:val="en"/>
        </w:rPr>
        <w:t>Fill in the blanks</w:t>
      </w:r>
      <w:r>
        <w:rPr>
          <w:rFonts w:hint="eastAsia"/>
          <w:b/>
        </w:rPr>
        <w:t>）</w:t>
      </w:r>
    </w:p>
    <w:p>
      <w:r>
        <w:rPr>
          <w:rFonts w:hint="eastAsia"/>
          <w:lang w:val="en-US" w:eastAsia="zh-CN"/>
        </w:rPr>
        <w:t>1、</w:t>
      </w:r>
      <w:r>
        <w:rPr>
          <w:rFonts w:hint="eastAsia"/>
        </w:rPr>
        <w:t>位图</w:t>
      </w:r>
      <w:r>
        <w:rPr>
          <w:rFonts w:hint="eastAsia"/>
          <w:lang w:val="en-US" w:eastAsia="zh-CN"/>
        </w:rPr>
        <w:t>通常</w:t>
      </w:r>
      <w:r>
        <w:rPr>
          <w:rFonts w:hint="eastAsia"/>
        </w:rPr>
        <w:t>需要更（大）的存储空间。</w:t>
      </w:r>
    </w:p>
    <w:p>
      <w:r>
        <w:rPr>
          <w:rFonts w:hint="eastAsia" w:ascii="等线" w:hAnsi="等线" w:eastAsia="等线" w:cs="宋体"/>
          <w:color w:val="000000"/>
          <w:kern w:val="0"/>
          <w:szCs w:val="21"/>
          <w:lang w:val="en-US" w:eastAsia="zh-CN"/>
        </w:rPr>
        <w:t xml:space="preserve">A bitmap image usually requires </w:t>
      </w:r>
      <w:r>
        <w:rPr>
          <w:rFonts w:hint="eastAsia" w:ascii="等线" w:hAnsi="等线" w:eastAsia="等线" w:cs="宋体"/>
          <w:color w:val="000000"/>
          <w:kern w:val="0"/>
          <w:szCs w:val="21"/>
          <w:u w:val="single"/>
          <w:lang w:val="en"/>
        </w:rPr>
        <w:t>more (larger)</w:t>
      </w:r>
      <w:r>
        <w:rPr>
          <w:rFonts w:hint="eastAsia" w:ascii="等线" w:hAnsi="等线" w:eastAsia="等线" w:cs="宋体"/>
          <w:color w:val="000000"/>
          <w:kern w:val="0"/>
          <w:szCs w:val="21"/>
          <w:lang w:val="en"/>
        </w:rPr>
        <w:t xml:space="preserve"> storage space.</w:t>
      </w:r>
    </w:p>
    <w:p>
      <w:r>
        <w:rPr>
          <w:rFonts w:hint="eastAsia"/>
          <w:lang w:val="en-US" w:eastAsia="zh-CN"/>
        </w:rPr>
        <w:t>2</w:t>
      </w:r>
      <w:r>
        <w:rPr>
          <w:rFonts w:hint="eastAsia"/>
          <w:lang w:eastAsia="zh-CN"/>
        </w:rPr>
        <w:t>、</w:t>
      </w:r>
      <w:r>
        <w:rPr>
          <w:rFonts w:hint="eastAsia"/>
        </w:rPr>
        <w:t>（位）图被分成一个个矩阵像素点，其中白色用1来表示，黑色用0表示。</w:t>
      </w:r>
    </w:p>
    <w:p>
      <w:r>
        <w:rPr>
          <w:rFonts w:hint="eastAsia" w:ascii="等线" w:hAnsi="等线" w:eastAsia="等线" w:cs="宋体"/>
          <w:color w:val="000000"/>
          <w:kern w:val="0"/>
          <w:szCs w:val="21"/>
          <w:u w:val="single"/>
          <w:lang w:val="en-US" w:eastAsia="zh-CN"/>
        </w:rPr>
        <w:t>A bitmap</w:t>
      </w:r>
      <w:r>
        <w:rPr>
          <w:rFonts w:hint="eastAsia" w:ascii="等线" w:hAnsi="等线" w:eastAsia="等线" w:cs="宋体"/>
          <w:color w:val="000000"/>
          <w:kern w:val="0"/>
          <w:szCs w:val="21"/>
          <w:lang w:val="en"/>
        </w:rPr>
        <w:t xml:space="preserve"> is divided into matrix pixels, where white is represented by </w:t>
      </w:r>
      <w:r>
        <w:rPr>
          <w:rFonts w:hint="eastAsia" w:ascii="等线" w:hAnsi="等线" w:eastAsia="等线" w:cs="宋体"/>
          <w:color w:val="000000"/>
          <w:kern w:val="0"/>
          <w:szCs w:val="21"/>
        </w:rPr>
        <w:t>1</w:t>
      </w:r>
      <w:r>
        <w:rPr>
          <w:rFonts w:hint="eastAsia" w:ascii="等线" w:hAnsi="等线" w:eastAsia="等线" w:cs="宋体"/>
          <w:color w:val="000000"/>
          <w:kern w:val="0"/>
          <w:szCs w:val="21"/>
          <w:lang w:val="en"/>
        </w:rPr>
        <w:t> and black is represented by </w:t>
      </w:r>
      <w:r>
        <w:rPr>
          <w:rFonts w:hint="eastAsia" w:ascii="等线" w:hAnsi="等线" w:eastAsia="等线" w:cs="宋体"/>
          <w:color w:val="000000"/>
          <w:kern w:val="0"/>
          <w:szCs w:val="21"/>
        </w:rPr>
        <w:t>0.</w:t>
      </w:r>
    </w:p>
    <w:p>
      <w:r>
        <w:rPr>
          <w:rFonts w:hint="eastAsia"/>
          <w:lang w:val="en-US" w:eastAsia="zh-CN"/>
        </w:rPr>
        <w:t>3、</w:t>
      </w:r>
      <w:r>
        <w:rPr>
          <w:rFonts w:hint="eastAsia"/>
        </w:rPr>
        <w:t>（矢量）图由一个个直线方程和曲线方程构成。</w:t>
      </w:r>
    </w:p>
    <w:p>
      <w:pPr>
        <w:widowControl/>
        <w:jc w:val="left"/>
        <w:rPr>
          <w:rFonts w:ascii="等线" w:hAnsi="等线" w:eastAsia="等线" w:cs="宋体"/>
          <w:color w:val="000000"/>
          <w:kern w:val="0"/>
          <w:szCs w:val="21"/>
          <w:lang w:val="en"/>
        </w:rPr>
      </w:pPr>
      <w:r>
        <w:rPr>
          <w:rFonts w:hint="eastAsia" w:ascii="等线" w:hAnsi="等线" w:eastAsia="等线" w:cs="宋体"/>
          <w:color w:val="000000"/>
          <w:kern w:val="0"/>
          <w:szCs w:val="21"/>
        </w:rPr>
        <w:t>The</w:t>
      </w:r>
      <w:r>
        <w:rPr>
          <w:rFonts w:hint="eastAsia" w:ascii="等线" w:hAnsi="等线" w:eastAsia="等线" w:cs="宋体"/>
          <w:color w:val="000000"/>
          <w:kern w:val="0"/>
          <w:szCs w:val="21"/>
          <w:lang w:val="en-US" w:eastAsia="zh-CN"/>
        </w:rPr>
        <w:t xml:space="preserve"> </w:t>
      </w:r>
      <w:r>
        <w:rPr>
          <w:rFonts w:hint="eastAsia" w:ascii="等线" w:hAnsi="等线" w:eastAsia="等线" w:cs="宋体"/>
          <w:color w:val="000000"/>
          <w:kern w:val="0"/>
          <w:szCs w:val="21"/>
          <w:u w:val="single"/>
          <w:lang w:val="en"/>
        </w:rPr>
        <w:t>vector</w:t>
      </w:r>
      <w:r>
        <w:rPr>
          <w:rFonts w:hint="eastAsia" w:ascii="等线" w:hAnsi="等线" w:eastAsia="等线" w:cs="宋体"/>
          <w:color w:val="000000"/>
          <w:kern w:val="0"/>
          <w:szCs w:val="21"/>
          <w:lang w:val="en-US" w:eastAsia="zh-CN"/>
        </w:rPr>
        <w:t xml:space="preserve"> </w:t>
      </w:r>
      <w:r>
        <w:rPr>
          <w:rFonts w:hint="eastAsia" w:ascii="等线" w:hAnsi="等线" w:eastAsia="等线" w:cs="宋体"/>
          <w:color w:val="000000"/>
          <w:kern w:val="0"/>
          <w:szCs w:val="21"/>
          <w:lang w:val="en"/>
        </w:rPr>
        <w:t xml:space="preserve"> </w:t>
      </w:r>
      <w:r>
        <w:rPr>
          <w:rFonts w:hint="eastAsia" w:ascii="等线" w:hAnsi="等线" w:eastAsia="等线" w:cs="宋体"/>
          <w:color w:val="000000"/>
          <w:kern w:val="0"/>
          <w:szCs w:val="21"/>
          <w:lang w:val="en-US" w:eastAsia="zh-CN"/>
        </w:rPr>
        <w:t>image</w:t>
      </w:r>
      <w:r>
        <w:rPr>
          <w:rFonts w:hint="eastAsia" w:ascii="等线" w:hAnsi="等线" w:eastAsia="等线" w:cs="宋体"/>
          <w:color w:val="000000"/>
          <w:kern w:val="0"/>
          <w:szCs w:val="21"/>
          <w:lang w:val="en"/>
        </w:rPr>
        <w:t xml:space="preserve"> consists of linear equations and curve equations.</w:t>
      </w:r>
    </w:p>
    <w:p>
      <w:r>
        <w:rPr>
          <w:rFonts w:hint="eastAsia"/>
          <w:lang w:val="en-US" w:eastAsia="zh-CN"/>
        </w:rPr>
        <w:t>4、</w:t>
      </w:r>
      <w:r>
        <w:rPr>
          <w:rFonts w:hint="eastAsia"/>
        </w:rPr>
        <w:t>视频是由一帧帧的（位）图组成的。</w:t>
      </w:r>
    </w:p>
    <w:p>
      <w:pPr>
        <w:rPr>
          <w:rFonts w:hint="default" w:eastAsia="等线"/>
          <w:lang w:val="en-US" w:eastAsia="zh-CN"/>
        </w:rPr>
      </w:pPr>
      <w:r>
        <w:rPr>
          <w:rFonts w:hint="eastAsia" w:ascii="等线" w:hAnsi="等线" w:eastAsia="等线" w:cs="宋体"/>
          <w:color w:val="000000"/>
          <w:kern w:val="0"/>
          <w:szCs w:val="21"/>
          <w:lang w:val="en"/>
        </w:rPr>
        <w:t xml:space="preserve">Video is </w:t>
      </w:r>
      <w:r>
        <w:rPr>
          <w:rFonts w:hint="eastAsia" w:ascii="等线" w:hAnsi="等线" w:eastAsia="等线" w:cs="宋体"/>
          <w:color w:val="000000"/>
          <w:kern w:val="0"/>
          <w:szCs w:val="21"/>
          <w:lang w:val="en-US" w:eastAsia="zh-CN"/>
        </w:rPr>
        <w:t>a representation of images (called</w:t>
      </w:r>
      <w:r>
        <w:rPr>
          <w:rFonts w:hint="eastAsia" w:ascii="等线" w:hAnsi="等线" w:eastAsia="等线" w:cs="宋体"/>
          <w:color w:val="000000"/>
          <w:kern w:val="0"/>
          <w:szCs w:val="21"/>
          <w:u w:val="single"/>
          <w:lang w:val="en-US" w:eastAsia="zh-CN"/>
        </w:rPr>
        <w:t xml:space="preserve"> frames )</w:t>
      </w:r>
      <w:r>
        <w:rPr>
          <w:rFonts w:hint="eastAsia" w:ascii="等线" w:hAnsi="等线" w:eastAsia="等线" w:cs="宋体"/>
          <w:color w:val="000000"/>
          <w:kern w:val="0"/>
          <w:szCs w:val="21"/>
          <w:lang w:val="en-US" w:eastAsia="zh-CN"/>
        </w:rPr>
        <w:t xml:space="preserve"> over time.</w:t>
      </w:r>
    </w:p>
    <w:p>
      <w:pPr>
        <w:rPr>
          <w:rFonts w:hint="eastAsia" w:eastAsiaTheme="minorEastAsia"/>
          <w:lang w:eastAsia="zh-CN"/>
        </w:rPr>
      </w:pPr>
      <w:r>
        <w:rPr>
          <w:rFonts w:hint="eastAsia"/>
          <w:lang w:val="en-US" w:eastAsia="zh-CN"/>
        </w:rPr>
        <w:t>5、</w:t>
      </w:r>
      <w:r>
        <w:rPr>
          <w:rFonts w:hint="eastAsia"/>
        </w:rPr>
        <w:t>A</w:t>
      </w:r>
      <w:r>
        <w:t>SC</w:t>
      </w:r>
      <w:r>
        <w:rPr>
          <w:rFonts w:hint="eastAsia"/>
          <w:lang w:val="en-US" w:eastAsia="zh-CN"/>
        </w:rPr>
        <w:t>II</w:t>
      </w:r>
      <w:r>
        <w:rPr>
          <w:rFonts w:hint="eastAsia"/>
        </w:rPr>
        <w:t>码中每一个symbol用（7</w:t>
      </w:r>
      <w:r>
        <w:rPr>
          <w:rFonts w:hint="eastAsia"/>
          <w:lang w:val="en-US" w:eastAsia="zh-CN"/>
        </w:rPr>
        <w:t>或8</w:t>
      </w:r>
      <w:r>
        <w:rPr>
          <w:rFonts w:hint="eastAsia"/>
        </w:rPr>
        <w:t>）个比特位来定义</w:t>
      </w:r>
      <w:r>
        <w:rPr>
          <w:rFonts w:hint="eastAsia"/>
          <w:lang w:val="en-US" w:eastAsia="zh-CN"/>
        </w:rPr>
        <w:t>.</w:t>
      </w:r>
    </w:p>
    <w:p>
      <w:pPr>
        <w:rPr>
          <w:rFonts w:hint="eastAsia" w:eastAsia="等线"/>
          <w:lang w:val="en-US" w:eastAsia="zh-CN"/>
        </w:rPr>
      </w:pPr>
      <w:r>
        <w:rPr>
          <w:rFonts w:hint="eastAsia" w:ascii="等线" w:hAnsi="等线" w:eastAsia="等线" w:cs="宋体"/>
          <w:color w:val="000000"/>
          <w:kern w:val="0"/>
          <w:szCs w:val="21"/>
          <w:lang w:val="en"/>
        </w:rPr>
        <w:t>Each </w:t>
      </w:r>
      <w:r>
        <w:rPr>
          <w:rFonts w:hint="eastAsia" w:ascii="等线" w:hAnsi="等线" w:eastAsia="等线" w:cs="宋体"/>
          <w:color w:val="000000"/>
          <w:kern w:val="0"/>
          <w:szCs w:val="21"/>
        </w:rPr>
        <w:t>symbol</w:t>
      </w:r>
      <w:r>
        <w:rPr>
          <w:rFonts w:hint="eastAsia" w:ascii="等线" w:hAnsi="等线" w:eastAsia="等线" w:cs="宋体"/>
          <w:color w:val="000000"/>
          <w:kern w:val="0"/>
          <w:szCs w:val="21"/>
          <w:lang w:val="en"/>
        </w:rPr>
        <w:t> in the ASC</w:t>
      </w:r>
      <w:r>
        <w:rPr>
          <w:rFonts w:hint="eastAsia" w:ascii="等线" w:hAnsi="等线" w:eastAsia="等线" w:cs="宋体"/>
          <w:color w:val="000000"/>
          <w:kern w:val="0"/>
          <w:szCs w:val="21"/>
          <w:lang w:val="en-US" w:eastAsia="zh-CN"/>
        </w:rPr>
        <w:t>II</w:t>
      </w:r>
      <w:r>
        <w:rPr>
          <w:rFonts w:hint="eastAsia" w:ascii="等线" w:hAnsi="等线" w:eastAsia="等线" w:cs="宋体"/>
          <w:color w:val="000000"/>
          <w:kern w:val="0"/>
          <w:szCs w:val="21"/>
          <w:lang w:val="en"/>
        </w:rPr>
        <w:t xml:space="preserve"> code is defined by</w:t>
      </w:r>
      <w:r>
        <w:rPr>
          <w:rFonts w:ascii="等线" w:hAnsi="等线" w:eastAsia="等线" w:cs="宋体"/>
          <w:color w:val="000000"/>
          <w:kern w:val="0"/>
          <w:szCs w:val="21"/>
          <w:lang w:val="en"/>
        </w:rPr>
        <w:t xml:space="preserve"> </w:t>
      </w:r>
      <w:r>
        <w:rPr>
          <w:rFonts w:hint="eastAsia" w:ascii="等线" w:hAnsi="等线" w:eastAsia="等线" w:cs="宋体"/>
          <w:color w:val="000000"/>
          <w:kern w:val="0"/>
          <w:szCs w:val="21"/>
          <w:u w:val="single"/>
          <w:lang w:val="en-US" w:eastAsia="zh-CN"/>
        </w:rPr>
        <w:t xml:space="preserve">7 or 8 </w:t>
      </w:r>
      <w:r>
        <w:rPr>
          <w:rFonts w:hint="eastAsia" w:ascii="等线" w:hAnsi="等线" w:eastAsia="等线" w:cs="宋体"/>
          <w:color w:val="000000"/>
          <w:kern w:val="0"/>
          <w:szCs w:val="21"/>
          <w:lang w:val="en"/>
        </w:rPr>
        <w:t> </w:t>
      </w:r>
      <w:r>
        <w:rPr>
          <w:rFonts w:hint="eastAsia" w:ascii="等线" w:hAnsi="等线" w:eastAsia="等线" w:cs="宋体"/>
          <w:color w:val="000000"/>
          <w:kern w:val="0"/>
          <w:szCs w:val="21"/>
        </w:rPr>
        <w:t>bits</w:t>
      </w:r>
      <w:r>
        <w:rPr>
          <w:rFonts w:hint="eastAsia" w:ascii="等线" w:hAnsi="等线" w:eastAsia="等线" w:cs="宋体"/>
          <w:color w:val="000000"/>
          <w:kern w:val="0"/>
          <w:szCs w:val="21"/>
          <w:lang w:val="en-US" w:eastAsia="zh-CN"/>
        </w:rPr>
        <w:t>.</w:t>
      </w:r>
    </w:p>
    <w:p>
      <w:pPr>
        <w:rPr>
          <w:rFonts w:ascii="等线" w:hAnsi="等线" w:eastAsia="等线" w:cs="宋体"/>
          <w:color w:val="000000"/>
          <w:kern w:val="0"/>
          <w:szCs w:val="21"/>
          <w:lang w:val="en"/>
        </w:rPr>
      </w:pPr>
      <w:r>
        <w:rPr>
          <w:rFonts w:hint="eastAsia" w:ascii="等线" w:hAnsi="等线" w:eastAsia="等线" w:cs="宋体"/>
          <w:color w:val="000000"/>
          <w:kern w:val="0"/>
          <w:szCs w:val="21"/>
          <w:lang w:val="en-US" w:eastAsia="zh-CN"/>
        </w:rPr>
        <w:t>6、</w:t>
      </w:r>
      <w:r>
        <w:rPr>
          <w:rFonts w:hint="eastAsia" w:ascii="等线" w:hAnsi="等线" w:eastAsia="等线" w:cs="宋体"/>
          <w:color w:val="000000"/>
          <w:kern w:val="0"/>
          <w:szCs w:val="21"/>
          <w:lang w:val="en"/>
        </w:rPr>
        <w:t>在软件的生命周期中，我们在（设计）阶段去将需求转化为可以实现的技术方案。</w:t>
      </w:r>
    </w:p>
    <w:p>
      <w:r>
        <w:t xml:space="preserve">In </w:t>
      </w:r>
      <w:r>
        <w:rPr>
          <w:rFonts w:hint="eastAsia"/>
          <w:u w:val="single"/>
        </w:rPr>
        <w:t>（design）</w:t>
      </w:r>
      <w:r>
        <w:t>stage, we turn our requirements into realizable technology plan during the system life cycle.</w:t>
      </w:r>
    </w:p>
    <w:p>
      <w:r>
        <w:rPr>
          <w:rFonts w:hint="eastAsia"/>
          <w:lang w:val="en-US" w:eastAsia="zh-CN"/>
        </w:rPr>
        <w:t>7</w:t>
      </w:r>
      <w:r>
        <w:t>.</w:t>
      </w:r>
      <w:r>
        <w:rPr>
          <w:rFonts w:hint="eastAsia"/>
        </w:rPr>
        <w:t>对于一个signed</w:t>
      </w:r>
      <w:r>
        <w:t xml:space="preserve"> </w:t>
      </w:r>
      <w:r>
        <w:rPr>
          <w:rFonts w:hint="eastAsia"/>
        </w:rPr>
        <w:t>integers</w:t>
      </w:r>
      <w:r>
        <w:t xml:space="preserve"> </w:t>
      </w:r>
      <w:r>
        <w:rPr>
          <w:rFonts w:hint="eastAsia"/>
        </w:rPr>
        <w:t>（n位）它的补码的范围是</w:t>
      </w:r>
    </w:p>
    <w:p>
      <w:r>
        <w:rPr>
          <w:u w:val="single"/>
        </w:rPr>
        <w:t>-</w:t>
      </w:r>
      <w:r>
        <w:rPr>
          <w:rFonts w:hint="eastAsia"/>
          <w:u w:val="single"/>
        </w:rPr>
        <w:t>（2的n</w:t>
      </w:r>
      <w:r>
        <w:rPr>
          <w:u w:val="single"/>
        </w:rPr>
        <w:t>-1</w:t>
      </w:r>
      <w:r>
        <w:rPr>
          <w:rFonts w:hint="eastAsia"/>
          <w:u w:val="single"/>
        </w:rPr>
        <w:t>次方）~</w:t>
      </w:r>
      <w:r>
        <w:rPr>
          <w:u w:val="single"/>
        </w:rPr>
        <w:t>2</w:t>
      </w:r>
      <w:r>
        <w:rPr>
          <w:rFonts w:hint="eastAsia"/>
          <w:u w:val="single"/>
        </w:rPr>
        <w:t>的n</w:t>
      </w:r>
      <w:r>
        <w:rPr>
          <w:u w:val="single"/>
        </w:rPr>
        <w:t>-1</w:t>
      </w:r>
      <w:r>
        <w:rPr>
          <w:rFonts w:hint="eastAsia"/>
          <w:u w:val="single"/>
        </w:rPr>
        <w:t>次方-</w:t>
      </w:r>
      <w:r>
        <w:rPr>
          <w:u w:val="single"/>
        </w:rPr>
        <w:t>1</w:t>
      </w:r>
    </w:p>
    <w:p>
      <w:pPr>
        <w:widowControl/>
        <w:jc w:val="left"/>
        <w:rPr>
          <w:rFonts w:hint="eastAsia" w:ascii="等线" w:hAnsi="等线" w:eastAsia="等线" w:cs="宋体"/>
          <w:color w:val="000000"/>
          <w:kern w:val="0"/>
          <w:szCs w:val="21"/>
          <w:lang w:val="en-US" w:eastAsia="zh-CN"/>
        </w:rPr>
      </w:pPr>
      <w:r>
        <w:rPr>
          <w:rFonts w:hint="eastAsia" w:ascii="等线" w:hAnsi="等线" w:eastAsia="等线" w:cs="宋体"/>
          <w:color w:val="000000"/>
          <w:kern w:val="0"/>
          <w:szCs w:val="21"/>
          <w:lang w:val="en"/>
        </w:rPr>
        <w:t>For a </w:t>
      </w:r>
      <w:r>
        <w:rPr>
          <w:rFonts w:hint="eastAsia" w:ascii="等线" w:hAnsi="等线" w:eastAsia="等线" w:cs="宋体"/>
          <w:color w:val="000000"/>
          <w:kern w:val="0"/>
          <w:szCs w:val="21"/>
        </w:rPr>
        <w:t>signed integer (n</w:t>
      </w:r>
      <w:r>
        <w:rPr>
          <w:rFonts w:hint="eastAsia" w:ascii="等线" w:hAnsi="等线" w:eastAsia="等线" w:cs="宋体"/>
          <w:color w:val="000000"/>
          <w:kern w:val="0"/>
          <w:szCs w:val="21"/>
          <w:lang w:val="en"/>
        </w:rPr>
        <w:t> bits)</w:t>
      </w:r>
      <w:r>
        <w:rPr>
          <w:rFonts w:hint="eastAsia" w:ascii="等线" w:hAnsi="等线" w:eastAsia="等线" w:cs="宋体"/>
          <w:color w:val="000000"/>
          <w:kern w:val="0"/>
          <w:szCs w:val="21"/>
          <w:lang w:val="en-US" w:eastAsia="zh-CN"/>
        </w:rPr>
        <w:t xml:space="preserve">, the </w:t>
      </w:r>
      <w:r>
        <w:rPr>
          <w:rFonts w:hint="eastAsia" w:ascii="等线" w:hAnsi="等线" w:eastAsia="等线" w:cs="宋体"/>
          <w:color w:val="000000"/>
          <w:kern w:val="0"/>
          <w:szCs w:val="21"/>
          <w:lang w:val="en"/>
        </w:rPr>
        <w:t xml:space="preserve"> range is</w:t>
      </w:r>
      <w:r>
        <w:rPr>
          <w:rFonts w:hint="eastAsia" w:ascii="等线" w:hAnsi="等线" w:eastAsia="等线" w:cs="宋体"/>
          <w:color w:val="000000"/>
          <w:kern w:val="0"/>
          <w:szCs w:val="21"/>
          <w:lang w:val="en-US" w:eastAsia="zh-CN"/>
        </w:rPr>
        <w:t xml:space="preserve"> </w:t>
      </w:r>
    </w:p>
    <w:p>
      <w:pPr>
        <w:widowControl/>
        <w:jc w:val="left"/>
        <w:rPr>
          <w:rFonts w:hint="default" w:ascii="等线" w:hAnsi="等线" w:eastAsia="等线" w:cs="宋体"/>
          <w:color w:val="000000"/>
          <w:kern w:val="0"/>
          <w:szCs w:val="21"/>
          <w:lang w:val="en-US" w:eastAsia="zh-CN"/>
        </w:rPr>
      </w:pPr>
      <w:r>
        <w:rPr>
          <w:rFonts w:hint="eastAsia" w:ascii="等线" w:hAnsi="等线" w:eastAsia="等线" w:cs="宋体"/>
          <w:color w:val="000000"/>
          <w:kern w:val="0"/>
          <w:szCs w:val="21"/>
          <w:u w:val="single"/>
        </w:rPr>
        <w:t>.-(</w:t>
      </w:r>
      <w:r>
        <w:rPr>
          <w:rFonts w:hint="eastAsia" w:ascii="等线" w:hAnsi="等线" w:eastAsia="等线" w:cs="宋体"/>
          <w:color w:val="000000"/>
          <w:kern w:val="0"/>
          <w:szCs w:val="21"/>
          <w:u w:val="single"/>
          <w:lang w:val="en-US" w:eastAsia="zh-CN"/>
        </w:rPr>
        <w:t>2 to the (</w:t>
      </w:r>
      <w:r>
        <w:rPr>
          <w:rFonts w:hint="eastAsia" w:ascii="等线" w:hAnsi="等线" w:eastAsia="等线" w:cs="宋体"/>
          <w:color w:val="000000"/>
          <w:kern w:val="0"/>
          <w:szCs w:val="21"/>
          <w:u w:val="single"/>
        </w:rPr>
        <w:t>n-1</w:t>
      </w:r>
      <w:r>
        <w:rPr>
          <w:rFonts w:hint="eastAsia" w:ascii="等线" w:hAnsi="等线" w:eastAsia="等线" w:cs="宋体"/>
          <w:color w:val="000000"/>
          <w:kern w:val="0"/>
          <w:szCs w:val="21"/>
          <w:u w:val="single"/>
          <w:lang w:val="en-US" w:eastAsia="zh-CN"/>
        </w:rPr>
        <w:t>)th</w:t>
      </w:r>
      <w:r>
        <w:rPr>
          <w:rFonts w:hint="eastAsia" w:ascii="等线" w:hAnsi="等线" w:eastAsia="等线" w:cs="宋体"/>
          <w:color w:val="000000"/>
          <w:kern w:val="0"/>
          <w:szCs w:val="21"/>
          <w:u w:val="single"/>
        </w:rPr>
        <w:t>) to 2</w:t>
      </w:r>
      <w:r>
        <w:rPr>
          <w:rFonts w:hint="eastAsia" w:ascii="等线" w:hAnsi="等线" w:eastAsia="等线" w:cs="宋体"/>
          <w:color w:val="000000"/>
          <w:kern w:val="0"/>
          <w:szCs w:val="21"/>
          <w:u w:val="single"/>
          <w:lang w:val="en-US" w:eastAsia="zh-CN"/>
        </w:rPr>
        <w:t xml:space="preserve"> to the (n-1)th-1</w:t>
      </w:r>
    </w:p>
    <w:p>
      <w:pPr>
        <w:rPr>
          <w:lang w:val="en"/>
        </w:rPr>
      </w:pPr>
    </w:p>
    <w:p/>
    <w:p>
      <w:pPr>
        <w:rPr>
          <w:b/>
        </w:rPr>
      </w:pPr>
      <w:r>
        <w:rPr>
          <w:rFonts w:hint="eastAsia"/>
          <w:b/>
        </w:rPr>
        <w:t>判断题（</w:t>
      </w:r>
      <w:r>
        <w:rPr>
          <w:b/>
        </w:rPr>
        <w:t>T</w:t>
      </w:r>
      <w:r>
        <w:rPr>
          <w:rFonts w:hint="eastAsia"/>
          <w:b/>
        </w:rPr>
        <w:t>rue</w:t>
      </w:r>
      <w:r>
        <w:rPr>
          <w:b/>
        </w:rPr>
        <w:t xml:space="preserve"> </w:t>
      </w:r>
      <w:r>
        <w:rPr>
          <w:rFonts w:hint="eastAsia"/>
          <w:b/>
        </w:rPr>
        <w:t>or</w:t>
      </w:r>
      <w:r>
        <w:rPr>
          <w:b/>
        </w:rPr>
        <w:t xml:space="preserve"> F</w:t>
      </w:r>
      <w:r>
        <w:rPr>
          <w:rFonts w:hint="eastAsia"/>
          <w:b/>
        </w:rPr>
        <w:t>alse）</w:t>
      </w:r>
    </w:p>
    <w:p>
      <w:pPr>
        <w:pStyle w:val="11"/>
        <w:numPr>
          <w:ilvl w:val="0"/>
          <w:numId w:val="15"/>
        </w:numPr>
        <w:ind w:firstLineChars="0"/>
      </w:pPr>
      <w:r>
        <w:rPr>
          <w:rFonts w:hint="eastAsia"/>
        </w:rPr>
        <w:t>数据总线的宽度就是数据总线的根数，它决定着能同时传输的信息位数。（T）</w:t>
      </w:r>
    </w:p>
    <w:p>
      <w:r>
        <w:rPr>
          <w:rFonts w:hint="eastAsia" w:ascii="等线" w:hAnsi="等线" w:eastAsia="等线" w:cs="宋体"/>
          <w:color w:val="000000"/>
          <w:kern w:val="0"/>
          <w:szCs w:val="21"/>
        </w:rPr>
        <w:t>The</w:t>
      </w:r>
      <w:r>
        <w:rPr>
          <w:rFonts w:hint="eastAsia" w:ascii="等线" w:hAnsi="等线" w:eastAsia="等线" w:cs="宋体"/>
          <w:color w:val="000000"/>
          <w:kern w:val="0"/>
          <w:szCs w:val="21"/>
          <w:lang w:val="en"/>
        </w:rPr>
        <w:t xml:space="preserve"> width of the data bus is the number of </w:t>
      </w:r>
      <w:r>
        <w:rPr>
          <w:rFonts w:hint="eastAsia" w:ascii="等线" w:hAnsi="等线" w:eastAsia="等线" w:cs="宋体"/>
          <w:color w:val="000000"/>
          <w:kern w:val="0"/>
          <w:szCs w:val="21"/>
          <w:lang w:val="en-US" w:eastAsia="zh-CN"/>
        </w:rPr>
        <w:t xml:space="preserve">lines of </w:t>
      </w:r>
      <w:r>
        <w:rPr>
          <w:rFonts w:hint="eastAsia" w:ascii="等线" w:hAnsi="等线" w:eastAsia="等线" w:cs="宋体"/>
          <w:color w:val="000000"/>
          <w:kern w:val="0"/>
          <w:szCs w:val="21"/>
          <w:lang w:val="en"/>
        </w:rPr>
        <w:t>the data bus, which determines the number of bits that can be transmitted at the same time.（</w:t>
      </w:r>
      <w:r>
        <w:rPr>
          <w:rFonts w:hint="eastAsia" w:ascii="等线" w:hAnsi="等线" w:eastAsia="等线" w:cs="宋体"/>
          <w:color w:val="000000"/>
          <w:kern w:val="0"/>
          <w:szCs w:val="21"/>
        </w:rPr>
        <w:t>T</w:t>
      </w:r>
      <w:r>
        <w:rPr>
          <w:rFonts w:hint="eastAsia" w:ascii="等线" w:hAnsi="等线" w:eastAsia="等线" w:cs="宋体"/>
          <w:color w:val="000000"/>
          <w:kern w:val="0"/>
          <w:szCs w:val="21"/>
          <w:lang w:val="en"/>
        </w:rPr>
        <w:t>）</w:t>
      </w:r>
    </w:p>
    <w:p>
      <w:pPr>
        <w:pStyle w:val="11"/>
        <w:numPr>
          <w:ilvl w:val="0"/>
          <w:numId w:val="15"/>
        </w:numPr>
        <w:ind w:firstLineChars="0"/>
      </w:pPr>
      <w:r>
        <w:rPr>
          <w:rFonts w:hint="eastAsia"/>
        </w:rPr>
        <w:t>地址总线决定着</w:t>
      </w:r>
      <w:r>
        <w:t>CPU</w:t>
      </w:r>
      <w:r>
        <w:rPr>
          <w:rFonts w:hint="eastAsia"/>
        </w:rPr>
        <w:t>的寻址能力，若用N位的地址总线，则可寻空间是2的N次方(</w:t>
      </w:r>
      <w:r>
        <w:t>T)</w:t>
      </w:r>
    </w:p>
    <w:p>
      <w:r>
        <w:rPr>
          <w:rFonts w:hint="eastAsia" w:ascii="等线" w:hAnsi="等线" w:eastAsia="等线" w:cs="宋体"/>
          <w:color w:val="000000"/>
          <w:kern w:val="0"/>
          <w:szCs w:val="21"/>
        </w:rPr>
        <w:t>The</w:t>
      </w:r>
      <w:r>
        <w:rPr>
          <w:rFonts w:hint="eastAsia" w:ascii="等线" w:hAnsi="等线" w:eastAsia="等线" w:cs="宋体"/>
          <w:color w:val="000000"/>
          <w:kern w:val="0"/>
          <w:szCs w:val="21"/>
          <w:lang w:val="en"/>
        </w:rPr>
        <w:t> address bus determines the addressing capability of the </w:t>
      </w:r>
      <w:r>
        <w:rPr>
          <w:rFonts w:hint="eastAsia" w:ascii="等线" w:hAnsi="等线" w:eastAsia="等线" w:cs="宋体"/>
          <w:color w:val="000000"/>
          <w:kern w:val="0"/>
          <w:szCs w:val="21"/>
        </w:rPr>
        <w:t>CPU,</w:t>
      </w:r>
      <w:r>
        <w:rPr>
          <w:rFonts w:hint="eastAsia" w:ascii="等线" w:hAnsi="等线" w:eastAsia="等线" w:cs="宋体"/>
          <w:color w:val="000000"/>
          <w:kern w:val="0"/>
          <w:szCs w:val="21"/>
          <w:lang w:val="en"/>
        </w:rPr>
        <w:t> and if you use the address bus for </w:t>
      </w:r>
      <w:r>
        <w:rPr>
          <w:rFonts w:hint="eastAsia" w:ascii="等线" w:hAnsi="等线" w:eastAsia="等线" w:cs="宋体"/>
          <w:color w:val="000000"/>
          <w:kern w:val="0"/>
          <w:szCs w:val="21"/>
        </w:rPr>
        <w:t>N</w:t>
      </w:r>
      <w:r>
        <w:rPr>
          <w:rFonts w:hint="eastAsia" w:ascii="等线" w:hAnsi="等线" w:eastAsia="等线" w:cs="宋体"/>
          <w:color w:val="000000"/>
          <w:kern w:val="0"/>
          <w:szCs w:val="21"/>
          <w:lang w:val="en"/>
        </w:rPr>
        <w:t xml:space="preserve"> bits, the </w:t>
      </w:r>
      <w:r>
        <w:rPr>
          <w:rFonts w:hint="eastAsia" w:ascii="等线" w:hAnsi="等线" w:eastAsia="等线" w:cs="宋体"/>
          <w:color w:val="000000"/>
          <w:kern w:val="0"/>
          <w:szCs w:val="21"/>
          <w:lang w:val="en-US" w:eastAsia="zh-CN"/>
        </w:rPr>
        <w:t>accessi</w:t>
      </w:r>
      <w:r>
        <w:rPr>
          <w:rFonts w:hint="eastAsia" w:ascii="等线" w:hAnsi="等线" w:eastAsia="等线" w:cs="宋体"/>
          <w:color w:val="000000"/>
          <w:kern w:val="0"/>
          <w:szCs w:val="21"/>
          <w:lang w:val="en"/>
        </w:rPr>
        <w:t>ble space is  </w:t>
      </w:r>
      <w:r>
        <w:rPr>
          <w:rFonts w:hint="eastAsia" w:ascii="等线" w:hAnsi="等线" w:eastAsia="等线" w:cs="宋体"/>
          <w:color w:val="000000"/>
          <w:kern w:val="0"/>
          <w:szCs w:val="21"/>
        </w:rPr>
        <w:t>2</w:t>
      </w:r>
      <w:r>
        <w:rPr>
          <w:rFonts w:hint="eastAsia" w:ascii="等线" w:hAnsi="等线" w:eastAsia="等线" w:cs="宋体"/>
          <w:color w:val="000000"/>
          <w:kern w:val="0"/>
          <w:szCs w:val="21"/>
          <w:lang w:val="en-US" w:eastAsia="zh-CN"/>
        </w:rPr>
        <w:t xml:space="preserve"> to the n-th.</w:t>
      </w:r>
      <w:r>
        <w:rPr>
          <w:rFonts w:hint="eastAsia" w:ascii="等线" w:hAnsi="等线" w:eastAsia="等线" w:cs="宋体"/>
          <w:color w:val="000000"/>
          <w:kern w:val="0"/>
          <w:szCs w:val="21"/>
          <w:lang w:val="en"/>
        </w:rPr>
        <w:t> </w:t>
      </w:r>
      <w:r>
        <w:rPr>
          <w:rFonts w:hint="eastAsia" w:ascii="等线" w:hAnsi="等线" w:eastAsia="等线" w:cs="宋体"/>
          <w:color w:val="000000"/>
          <w:kern w:val="0"/>
          <w:szCs w:val="21"/>
        </w:rPr>
        <w:t>(T)</w:t>
      </w:r>
    </w:p>
    <w:p>
      <w:pPr>
        <w:pStyle w:val="11"/>
        <w:numPr>
          <w:ilvl w:val="0"/>
          <w:numId w:val="15"/>
        </w:numPr>
        <w:ind w:firstLineChars="0"/>
      </w:pPr>
      <w:r>
        <w:rPr>
          <w:rFonts w:hint="eastAsia"/>
        </w:rPr>
        <w:t>软件分为系统软件和应用软件（T）</w:t>
      </w:r>
    </w:p>
    <w:p>
      <w:r>
        <w:rPr>
          <w:rFonts w:hint="eastAsia" w:ascii="等线" w:hAnsi="等线" w:eastAsia="等线" w:cs="宋体"/>
          <w:color w:val="000000"/>
          <w:kern w:val="0"/>
          <w:szCs w:val="21"/>
        </w:rPr>
        <w:t>Software</w:t>
      </w:r>
      <w:r>
        <w:rPr>
          <w:rFonts w:hint="eastAsia" w:ascii="等线" w:hAnsi="等线" w:eastAsia="等线" w:cs="宋体"/>
          <w:color w:val="000000"/>
          <w:kern w:val="0"/>
          <w:szCs w:val="21"/>
          <w:lang w:val="en"/>
        </w:rPr>
        <w:t> is divided into system software and application software</w:t>
      </w:r>
      <w:r>
        <w:rPr>
          <w:rFonts w:hint="eastAsia" w:ascii="等线" w:hAnsi="等线" w:eastAsia="等线" w:cs="宋体"/>
          <w:color w:val="000000"/>
          <w:kern w:val="0"/>
          <w:szCs w:val="21"/>
        </w:rPr>
        <w:t>(T)</w:t>
      </w:r>
    </w:p>
    <w:p>
      <w:pPr>
        <w:pStyle w:val="11"/>
        <w:numPr>
          <w:ilvl w:val="0"/>
          <w:numId w:val="15"/>
        </w:numPr>
        <w:ind w:firstLineChars="0"/>
      </w:pPr>
      <w:r>
        <w:rPr>
          <w:rFonts w:hint="eastAsia"/>
        </w:rPr>
        <w:t>操作系统是只能读不能写的软件，存储在R</w:t>
      </w:r>
      <w:r>
        <w:t>OM</w:t>
      </w:r>
      <w:r>
        <w:rPr>
          <w:rFonts w:hint="eastAsia"/>
        </w:rPr>
        <w:t>中。（</w:t>
      </w:r>
      <w:r>
        <w:t>F</w:t>
      </w:r>
      <w:r>
        <w:rPr>
          <w:rFonts w:hint="eastAsia"/>
        </w:rPr>
        <w:t>）</w:t>
      </w:r>
    </w:p>
    <w:p>
      <w:r>
        <w:rPr>
          <w:rFonts w:hint="eastAsia" w:ascii="等线" w:hAnsi="等线" w:eastAsia="等线" w:cs="宋体"/>
          <w:color w:val="000000"/>
          <w:kern w:val="0"/>
          <w:szCs w:val="21"/>
        </w:rPr>
        <w:t>The</w:t>
      </w:r>
      <w:r>
        <w:rPr>
          <w:rFonts w:hint="eastAsia" w:ascii="等线" w:hAnsi="等线" w:eastAsia="等线" w:cs="宋体"/>
          <w:color w:val="000000"/>
          <w:kern w:val="0"/>
          <w:szCs w:val="21"/>
          <w:lang w:val="en"/>
        </w:rPr>
        <w:t> operating system is software that can only be read and cannot be written and stored in the </w:t>
      </w:r>
      <w:r>
        <w:rPr>
          <w:rFonts w:hint="eastAsia" w:ascii="等线" w:hAnsi="等线" w:eastAsia="等线" w:cs="宋体"/>
          <w:color w:val="000000"/>
          <w:kern w:val="0"/>
          <w:szCs w:val="21"/>
        </w:rPr>
        <w:t>ROM.</w:t>
      </w:r>
      <w:r>
        <w:rPr>
          <w:rFonts w:hint="eastAsia" w:ascii="等线" w:hAnsi="等线" w:eastAsia="等线" w:cs="宋体"/>
          <w:color w:val="000000"/>
          <w:kern w:val="0"/>
          <w:szCs w:val="21"/>
          <w:lang w:val="en"/>
        </w:rPr>
        <w:t> （</w:t>
      </w:r>
      <w:r>
        <w:rPr>
          <w:rFonts w:hint="eastAsia" w:ascii="等线" w:hAnsi="等线" w:eastAsia="等线" w:cs="宋体"/>
          <w:color w:val="000000"/>
          <w:kern w:val="0"/>
          <w:szCs w:val="21"/>
        </w:rPr>
        <w:t>F</w:t>
      </w:r>
      <w:r>
        <w:rPr>
          <w:rFonts w:hint="eastAsia" w:ascii="等线" w:hAnsi="等线" w:eastAsia="等线" w:cs="宋体"/>
          <w:color w:val="000000"/>
          <w:kern w:val="0"/>
          <w:szCs w:val="21"/>
          <w:lang w:val="en"/>
        </w:rPr>
        <w:t>）</w:t>
      </w:r>
    </w:p>
    <w:p>
      <w:pPr>
        <w:pStyle w:val="11"/>
        <w:numPr>
          <w:ilvl w:val="0"/>
          <w:numId w:val="15"/>
        </w:numPr>
        <w:ind w:firstLineChars="0"/>
      </w:pPr>
      <w:r>
        <w:rPr>
          <w:rFonts w:hint="eastAsia"/>
        </w:rPr>
        <w:t>软件设计要尽量避免“模块化”</w:t>
      </w:r>
      <w:r>
        <w:t xml:space="preserve"> </w:t>
      </w:r>
      <w:r>
        <w:rPr>
          <w:rFonts w:hint="eastAsia"/>
        </w:rPr>
        <w:t>（F）</w:t>
      </w:r>
    </w:p>
    <w:p>
      <w:r>
        <w:rPr>
          <w:rFonts w:hint="eastAsia" w:ascii="等线" w:hAnsi="等线" w:eastAsia="等线" w:cs="宋体"/>
          <w:color w:val="000000"/>
          <w:kern w:val="0"/>
          <w:szCs w:val="21"/>
          <w:lang w:val="en"/>
        </w:rPr>
        <w:t>Software design should avoid </w:t>
      </w:r>
      <w:r>
        <w:rPr>
          <w:rFonts w:hint="eastAsia" w:ascii="等线" w:hAnsi="等线" w:eastAsia="等线" w:cs="宋体"/>
          <w:color w:val="000000"/>
          <w:kern w:val="0"/>
          <w:szCs w:val="21"/>
        </w:rPr>
        <w:t>modularity </w:t>
      </w:r>
      <w:r>
        <w:rPr>
          <w:rFonts w:hint="eastAsia" w:ascii="等线" w:hAnsi="等线" w:eastAsia="等线" w:cs="宋体"/>
          <w:color w:val="000000"/>
          <w:kern w:val="0"/>
          <w:szCs w:val="21"/>
          <w:lang w:val="en"/>
        </w:rPr>
        <w:t>(</w:t>
      </w:r>
      <w:r>
        <w:rPr>
          <w:rFonts w:hint="eastAsia" w:ascii="等线" w:hAnsi="等线" w:eastAsia="等线" w:cs="宋体"/>
          <w:color w:val="000000"/>
          <w:kern w:val="0"/>
          <w:szCs w:val="21"/>
        </w:rPr>
        <w:t>F</w:t>
      </w:r>
      <w:r>
        <w:rPr>
          <w:rFonts w:hint="eastAsia" w:ascii="等线" w:hAnsi="等线" w:eastAsia="等线" w:cs="宋体"/>
          <w:color w:val="000000"/>
          <w:kern w:val="0"/>
          <w:szCs w:val="21"/>
          <w:lang w:val="en"/>
        </w:rPr>
        <w:t>)</w:t>
      </w:r>
    </w:p>
    <w:p>
      <w:pPr>
        <w:pStyle w:val="11"/>
        <w:numPr>
          <w:ilvl w:val="0"/>
          <w:numId w:val="15"/>
        </w:numPr>
        <w:ind w:firstLineChars="0"/>
      </w:pPr>
      <w:r>
        <w:rPr>
          <w:rFonts w:hint="eastAsia"/>
        </w:rPr>
        <w:t>在软件设计的过程中可能会使用到U</w:t>
      </w:r>
      <w:r>
        <w:t>ML</w:t>
      </w:r>
      <w:r>
        <w:rPr>
          <w:rFonts w:hint="eastAsia"/>
        </w:rPr>
        <w:t>和structure</w:t>
      </w:r>
      <w:r>
        <w:t xml:space="preserve"> </w:t>
      </w:r>
      <w:r>
        <w:rPr>
          <w:rFonts w:hint="eastAsia"/>
        </w:rPr>
        <w:t>chart</w:t>
      </w:r>
      <w:r>
        <w:t xml:space="preserve"> </w:t>
      </w:r>
      <w:r>
        <w:rPr>
          <w:rFonts w:hint="eastAsia"/>
        </w:rPr>
        <w:t>和 class</w:t>
      </w:r>
      <w:r>
        <w:t xml:space="preserve"> </w:t>
      </w:r>
      <w:r>
        <w:rPr>
          <w:rFonts w:hint="eastAsia"/>
        </w:rPr>
        <w:t>diagram（T）</w:t>
      </w:r>
    </w:p>
    <w:p>
      <w:r>
        <w:rPr>
          <w:rFonts w:hint="eastAsia" w:ascii="等线" w:hAnsi="等线" w:eastAsia="等线" w:cs="宋体"/>
          <w:color w:val="000000"/>
          <w:kern w:val="0"/>
          <w:szCs w:val="21"/>
          <w:lang w:val="en"/>
        </w:rPr>
        <w:t> </w:t>
      </w:r>
      <w:r>
        <w:rPr>
          <w:rFonts w:hint="eastAsia" w:ascii="等线" w:hAnsi="等线" w:eastAsia="等线" w:cs="宋体"/>
          <w:color w:val="000000"/>
          <w:kern w:val="0"/>
          <w:szCs w:val="21"/>
        </w:rPr>
        <w:t>UML</w:t>
      </w:r>
      <w:r>
        <w:rPr>
          <w:rFonts w:hint="eastAsia" w:ascii="等线" w:hAnsi="等线" w:eastAsia="等线" w:cs="宋体"/>
          <w:color w:val="000000"/>
          <w:kern w:val="0"/>
          <w:szCs w:val="21"/>
          <w:lang w:val="en-US" w:eastAsia="zh-CN"/>
        </w:rPr>
        <w:t>, structure</w:t>
      </w:r>
      <w:r>
        <w:rPr>
          <w:rFonts w:hint="eastAsia" w:ascii="等线" w:hAnsi="等线" w:eastAsia="等线" w:cs="宋体"/>
          <w:color w:val="000000"/>
          <w:kern w:val="0"/>
          <w:szCs w:val="21"/>
          <w:lang w:val="en"/>
        </w:rPr>
        <w:t> </w:t>
      </w:r>
      <w:r>
        <w:rPr>
          <w:rFonts w:hint="eastAsia" w:ascii="等线" w:hAnsi="等线" w:eastAsia="等线" w:cs="宋体"/>
          <w:color w:val="000000"/>
          <w:kern w:val="0"/>
          <w:szCs w:val="21"/>
        </w:rPr>
        <w:t>chart</w:t>
      </w:r>
      <w:r>
        <w:rPr>
          <w:rFonts w:hint="eastAsia" w:ascii="等线" w:hAnsi="等线" w:eastAsia="等线" w:cs="宋体"/>
          <w:color w:val="000000"/>
          <w:kern w:val="0"/>
          <w:szCs w:val="21"/>
          <w:lang w:val="en"/>
        </w:rPr>
        <w:t> and </w:t>
      </w:r>
      <w:r>
        <w:rPr>
          <w:rFonts w:hint="eastAsia" w:ascii="等线" w:hAnsi="等线" w:eastAsia="等线" w:cs="宋体"/>
          <w:color w:val="000000"/>
          <w:kern w:val="0"/>
          <w:szCs w:val="21"/>
        </w:rPr>
        <w:t>class diagram</w:t>
      </w:r>
      <w:r>
        <w:rPr>
          <w:rFonts w:hint="eastAsia" w:ascii="等线" w:hAnsi="等线" w:eastAsia="等线" w:cs="宋体"/>
          <w:color w:val="000000"/>
          <w:kern w:val="0"/>
          <w:szCs w:val="21"/>
          <w:lang w:val="en-US" w:eastAsia="zh-CN"/>
        </w:rPr>
        <w:t xml:space="preserve">s </w:t>
      </w:r>
      <w:r>
        <w:rPr>
          <w:rFonts w:hint="eastAsia" w:ascii="等线" w:hAnsi="等线" w:eastAsia="等线" w:cs="宋体"/>
          <w:color w:val="000000"/>
          <w:kern w:val="0"/>
          <w:szCs w:val="21"/>
          <w:lang w:val="en"/>
        </w:rPr>
        <w:t>may be used during software design</w:t>
      </w:r>
      <w:r>
        <w:rPr>
          <w:rFonts w:ascii="等线" w:hAnsi="等线" w:eastAsia="等线" w:cs="宋体"/>
          <w:color w:val="000000"/>
          <w:kern w:val="0"/>
          <w:szCs w:val="21"/>
          <w:lang w:val="en"/>
        </w:rPr>
        <w:t>.</w:t>
      </w:r>
      <w:r>
        <w:rPr>
          <w:rFonts w:hint="eastAsia" w:ascii="等线" w:hAnsi="等线" w:eastAsia="等线" w:cs="宋体"/>
          <w:color w:val="000000"/>
          <w:kern w:val="0"/>
          <w:szCs w:val="21"/>
        </w:rPr>
        <w:t>(T)</w:t>
      </w:r>
    </w:p>
    <w:p>
      <w:pPr>
        <w:pStyle w:val="11"/>
        <w:numPr>
          <w:ilvl w:val="0"/>
          <w:numId w:val="15"/>
        </w:numPr>
        <w:ind w:firstLineChars="0"/>
      </w:pPr>
      <w:r>
        <w:rPr>
          <w:rFonts w:hint="eastAsia"/>
          <w:lang w:val="en-US" w:eastAsia="zh-CN"/>
        </w:rPr>
        <w:t>在</w:t>
      </w:r>
      <w:r>
        <w:rPr>
          <w:rFonts w:hint="eastAsia"/>
        </w:rPr>
        <w:t>软件设计的过程中</w:t>
      </w:r>
      <w:r>
        <w:rPr>
          <w:rFonts w:hint="eastAsia"/>
          <w:lang w:eastAsia="zh-CN"/>
        </w:rPr>
        <w:t>，</w:t>
      </w:r>
      <w:r>
        <w:rPr>
          <w:rFonts w:hint="eastAsia"/>
        </w:rPr>
        <w:t>各个模块之间要有</w:t>
      </w:r>
      <w:r>
        <w:rPr>
          <w:rFonts w:hint="eastAsia"/>
          <w:lang w:val="en-US" w:eastAsia="zh-CN"/>
        </w:rPr>
        <w:t>有一定的独立性</w:t>
      </w:r>
      <w:r>
        <w:rPr>
          <w:rFonts w:hint="eastAsia"/>
        </w:rPr>
        <w:t>，即不能任意地互相访问对方的信息。（T）</w:t>
      </w:r>
    </w:p>
    <w:p>
      <w:r>
        <w:rPr>
          <w:rFonts w:hint="eastAsia" w:ascii="等线" w:hAnsi="等线" w:eastAsia="等线" w:cs="宋体"/>
          <w:color w:val="000000"/>
          <w:kern w:val="0"/>
          <w:szCs w:val="21"/>
        </w:rPr>
        <w:t>Information</w:t>
      </w:r>
      <w:r>
        <w:rPr>
          <w:rFonts w:hint="eastAsia" w:ascii="等线" w:hAnsi="等线" w:eastAsia="等线" w:cs="宋体"/>
          <w:color w:val="000000"/>
          <w:kern w:val="0"/>
          <w:szCs w:val="21"/>
          <w:lang w:val="en"/>
        </w:rPr>
        <w:t> shielding between modules in the software design process means that each other's information cannot be accessed arbitrarily. （</w:t>
      </w:r>
      <w:r>
        <w:rPr>
          <w:rFonts w:hint="eastAsia" w:ascii="等线" w:hAnsi="等线" w:eastAsia="等线" w:cs="宋体"/>
          <w:color w:val="000000"/>
          <w:kern w:val="0"/>
          <w:szCs w:val="21"/>
        </w:rPr>
        <w:t>T</w:t>
      </w:r>
      <w:r>
        <w:rPr>
          <w:rFonts w:hint="eastAsia" w:ascii="等线" w:hAnsi="等线" w:eastAsia="等线" w:cs="宋体"/>
          <w:color w:val="000000"/>
          <w:kern w:val="0"/>
          <w:szCs w:val="21"/>
          <w:lang w:val="en"/>
        </w:rPr>
        <w:t>）</w:t>
      </w:r>
    </w:p>
    <w:p>
      <w:pPr>
        <w:pStyle w:val="11"/>
        <w:numPr>
          <w:ilvl w:val="0"/>
          <w:numId w:val="15"/>
        </w:numPr>
        <w:ind w:firstLineChars="0"/>
      </w:pPr>
      <w:r>
        <w:rPr>
          <w:rFonts w:hint="eastAsia"/>
        </w:rPr>
        <w:t>在软件实现的过程中要尽量避免使用p</w:t>
      </w:r>
      <w:r>
        <w:t>seudocode</w:t>
      </w:r>
      <w:r>
        <w:rPr>
          <w:rFonts w:hint="eastAsia"/>
        </w:rPr>
        <w:t>而要采用某一种具体的语言去编写（F）</w:t>
      </w:r>
    </w:p>
    <w:p>
      <w:r>
        <w:rPr>
          <w:rFonts w:hint="eastAsia" w:ascii="等线" w:hAnsi="等线" w:eastAsia="等线" w:cs="宋体"/>
          <w:color w:val="000000"/>
          <w:kern w:val="0"/>
          <w:szCs w:val="21"/>
          <w:lang w:val="en"/>
        </w:rPr>
        <w:t>In the process of software implementation, try to avoid </w:t>
      </w:r>
      <w:r>
        <w:rPr>
          <w:rFonts w:hint="eastAsia" w:ascii="等线" w:hAnsi="等线" w:eastAsia="等线" w:cs="宋体"/>
          <w:color w:val="000000"/>
          <w:kern w:val="0"/>
          <w:szCs w:val="21"/>
        </w:rPr>
        <w:t>using pseudocode</w:t>
      </w:r>
      <w:r>
        <w:rPr>
          <w:rFonts w:hint="eastAsia" w:ascii="等线" w:hAnsi="等线" w:eastAsia="等线" w:cs="宋体"/>
          <w:color w:val="000000"/>
          <w:kern w:val="0"/>
          <w:szCs w:val="21"/>
          <w:lang w:val="en"/>
        </w:rPr>
        <w:t> and write in a specific language</w:t>
      </w:r>
      <w:r>
        <w:rPr>
          <w:rFonts w:ascii="等线" w:hAnsi="等线" w:eastAsia="等线" w:cs="宋体"/>
          <w:color w:val="000000"/>
          <w:kern w:val="0"/>
          <w:szCs w:val="21"/>
          <w:lang w:val="en"/>
        </w:rPr>
        <w:t xml:space="preserve"> </w:t>
      </w:r>
      <w:r>
        <w:rPr>
          <w:rFonts w:hint="eastAsia" w:ascii="等线" w:hAnsi="等线" w:eastAsia="等线" w:cs="宋体"/>
          <w:color w:val="000000"/>
          <w:kern w:val="0"/>
          <w:szCs w:val="21"/>
        </w:rPr>
        <w:t>(F)</w:t>
      </w:r>
    </w:p>
    <w:p>
      <w:pPr>
        <w:pStyle w:val="11"/>
        <w:numPr>
          <w:ilvl w:val="0"/>
          <w:numId w:val="15"/>
        </w:numPr>
        <w:ind w:firstLineChars="0"/>
      </w:pPr>
      <w:r>
        <w:rPr>
          <w:rFonts w:hint="eastAsia"/>
        </w:rPr>
        <w:t>signed</w:t>
      </w:r>
      <w:r>
        <w:t xml:space="preserve"> </w:t>
      </w:r>
      <w:r>
        <w:rPr>
          <w:rFonts w:hint="eastAsia"/>
        </w:rPr>
        <w:t>integers的最高位通常用0表负数（F）</w:t>
      </w:r>
    </w:p>
    <w:p>
      <w:r>
        <w:rPr>
          <w:rFonts w:hint="eastAsia" w:ascii="等线" w:hAnsi="等线" w:eastAsia="等线" w:cs="宋体"/>
          <w:color w:val="000000"/>
          <w:kern w:val="0"/>
          <w:szCs w:val="21"/>
        </w:rPr>
        <w:t>Signed integers</w:t>
      </w:r>
      <w:r>
        <w:rPr>
          <w:rFonts w:hint="eastAsia" w:ascii="等线" w:hAnsi="等线" w:eastAsia="等线" w:cs="宋体"/>
          <w:color w:val="000000"/>
          <w:kern w:val="0"/>
          <w:szCs w:val="21"/>
          <w:lang w:val="en"/>
        </w:rPr>
        <w:t xml:space="preserve"> typically </w:t>
      </w:r>
      <w:r>
        <w:rPr>
          <w:rFonts w:hint="eastAsia" w:ascii="等线" w:hAnsi="等线" w:eastAsia="等线" w:cs="宋体"/>
          <w:color w:val="000000"/>
          <w:kern w:val="0"/>
          <w:szCs w:val="21"/>
          <w:lang w:val="en-US" w:eastAsia="zh-CN"/>
        </w:rPr>
        <w:t>use</w:t>
      </w:r>
      <w:r>
        <w:rPr>
          <w:rFonts w:hint="eastAsia" w:ascii="等线" w:hAnsi="等线" w:eastAsia="等线" w:cs="宋体"/>
          <w:color w:val="000000"/>
          <w:kern w:val="0"/>
          <w:szCs w:val="21"/>
          <w:lang w:val="en"/>
        </w:rPr>
        <w:t>s </w:t>
      </w:r>
      <w:r>
        <w:rPr>
          <w:rFonts w:hint="eastAsia" w:ascii="等线" w:hAnsi="等线" w:eastAsia="等线" w:cs="宋体"/>
          <w:color w:val="000000"/>
          <w:kern w:val="0"/>
          <w:szCs w:val="21"/>
          <w:lang w:val="en-US" w:eastAsia="zh-CN"/>
        </w:rPr>
        <w:t xml:space="preserve">the first </w:t>
      </w:r>
      <w:r>
        <w:rPr>
          <w:rFonts w:hint="eastAsia" w:ascii="等线" w:hAnsi="等线" w:eastAsia="等线" w:cs="宋体"/>
          <w:color w:val="000000"/>
          <w:kern w:val="0"/>
          <w:szCs w:val="21"/>
        </w:rPr>
        <w:t>0</w:t>
      </w:r>
      <w:r>
        <w:rPr>
          <w:rFonts w:hint="eastAsia" w:ascii="等线" w:hAnsi="等线" w:eastAsia="等线" w:cs="宋体"/>
          <w:color w:val="000000"/>
          <w:kern w:val="0"/>
          <w:szCs w:val="21"/>
          <w:lang w:val="en"/>
        </w:rPr>
        <w:t> </w:t>
      </w:r>
      <w:r>
        <w:rPr>
          <w:rFonts w:hint="eastAsia" w:ascii="等线" w:hAnsi="等线" w:eastAsia="等线" w:cs="宋体"/>
          <w:color w:val="000000"/>
          <w:kern w:val="0"/>
          <w:szCs w:val="21"/>
          <w:lang w:val="en-US" w:eastAsia="zh-CN"/>
        </w:rPr>
        <w:t>to mean negative numbers.</w:t>
      </w:r>
      <w:r>
        <w:rPr>
          <w:rFonts w:hint="eastAsia" w:ascii="等线" w:hAnsi="等线" w:eastAsia="等线" w:cs="宋体"/>
          <w:color w:val="000000"/>
          <w:kern w:val="0"/>
          <w:szCs w:val="21"/>
        </w:rPr>
        <w:t>(F)</w:t>
      </w:r>
    </w:p>
    <w:p>
      <w:pPr>
        <w:pStyle w:val="11"/>
        <w:numPr>
          <w:ilvl w:val="0"/>
          <w:numId w:val="15"/>
        </w:numPr>
        <w:ind w:firstLineChars="0"/>
      </w:pPr>
      <w:r>
        <w:rPr>
          <w:rFonts w:hint="eastAsia"/>
        </w:rPr>
        <w:t>对于正数来说，原码反码和补码都是同一个二进制数。（</w:t>
      </w:r>
      <w:r>
        <w:t>T</w:t>
      </w:r>
      <w:r>
        <w:rPr>
          <w:rFonts w:hint="eastAsia"/>
        </w:rPr>
        <w:t>）</w:t>
      </w:r>
    </w:p>
    <w:p>
      <w:r>
        <w:rPr>
          <w:rFonts w:hint="eastAsia" w:ascii="等线" w:hAnsi="等线" w:eastAsia="等线" w:cs="宋体"/>
          <w:color w:val="000000"/>
          <w:kern w:val="0"/>
          <w:szCs w:val="21"/>
          <w:lang w:val="en"/>
        </w:rPr>
        <w:t xml:space="preserve">For positive numbers, </w:t>
      </w:r>
      <w:r>
        <w:rPr>
          <w:rFonts w:hint="eastAsia" w:ascii="等线" w:hAnsi="等线" w:eastAsia="等线" w:cs="宋体"/>
          <w:color w:val="000000"/>
          <w:kern w:val="0"/>
          <w:szCs w:val="21"/>
          <w:lang w:val="en-US" w:eastAsia="zh-CN"/>
        </w:rPr>
        <w:t>we use the same bit patterns for a number no matter which of the following scheme we use: sign-and-magnitude, one</w:t>
      </w:r>
      <w:r>
        <w:rPr>
          <w:rFonts w:hint="default" w:ascii="等线" w:hAnsi="等线" w:eastAsia="等线" w:cs="宋体"/>
          <w:color w:val="000000"/>
          <w:kern w:val="0"/>
          <w:szCs w:val="21"/>
          <w:lang w:val="en-US" w:eastAsia="zh-CN"/>
        </w:rPr>
        <w:t>’</w:t>
      </w:r>
      <w:r>
        <w:rPr>
          <w:rFonts w:hint="eastAsia" w:ascii="等线" w:hAnsi="等线" w:eastAsia="等线" w:cs="宋体"/>
          <w:color w:val="000000"/>
          <w:kern w:val="0"/>
          <w:szCs w:val="21"/>
          <w:lang w:val="en-US" w:eastAsia="zh-CN"/>
        </w:rPr>
        <w:t>s complement, and two</w:t>
      </w:r>
      <w:r>
        <w:rPr>
          <w:rFonts w:hint="default" w:ascii="等线" w:hAnsi="等线" w:eastAsia="等线" w:cs="宋体"/>
          <w:color w:val="000000"/>
          <w:kern w:val="0"/>
          <w:szCs w:val="21"/>
          <w:lang w:val="en-US" w:eastAsia="zh-CN"/>
        </w:rPr>
        <w:t>’</w:t>
      </w:r>
      <w:r>
        <w:rPr>
          <w:rFonts w:hint="eastAsia" w:ascii="等线" w:hAnsi="等线" w:eastAsia="等线" w:cs="宋体"/>
          <w:color w:val="000000"/>
          <w:kern w:val="0"/>
          <w:szCs w:val="21"/>
          <w:lang w:val="en-US" w:eastAsia="zh-CN"/>
        </w:rPr>
        <w:t xml:space="preserve">s complement. </w:t>
      </w:r>
      <w:r>
        <w:rPr>
          <w:rFonts w:hint="eastAsia" w:ascii="等线" w:hAnsi="等线" w:eastAsia="等线" w:cs="宋体"/>
          <w:color w:val="000000"/>
          <w:kern w:val="0"/>
          <w:szCs w:val="21"/>
          <w:lang w:val="en"/>
        </w:rPr>
        <w:t>（</w:t>
      </w:r>
      <w:r>
        <w:rPr>
          <w:rFonts w:hint="eastAsia" w:ascii="等线" w:hAnsi="等线" w:eastAsia="等线" w:cs="宋体"/>
          <w:color w:val="000000"/>
          <w:kern w:val="0"/>
          <w:szCs w:val="21"/>
        </w:rPr>
        <w:t>T</w:t>
      </w:r>
      <w:r>
        <w:rPr>
          <w:rFonts w:hint="eastAsia" w:ascii="等线" w:hAnsi="等线" w:eastAsia="等线" w:cs="宋体"/>
          <w:color w:val="000000"/>
          <w:kern w:val="0"/>
          <w:szCs w:val="21"/>
          <w:lang w:val="en"/>
        </w:rPr>
        <w:t>）</w:t>
      </w:r>
    </w:p>
    <w:p>
      <w:pPr>
        <w:pStyle w:val="11"/>
        <w:numPr>
          <w:ilvl w:val="0"/>
          <w:numId w:val="15"/>
        </w:numPr>
        <w:ind w:firstLineChars="0"/>
      </w:pPr>
      <w:r>
        <w:rPr>
          <w:rFonts w:hint="eastAsia"/>
        </w:rPr>
        <w:t>对一个数的补码再求补码得到的一定是这个数字的</w:t>
      </w:r>
      <w:r>
        <w:rPr>
          <w:rFonts w:hint="eastAsia"/>
          <w:lang w:val="en-US" w:eastAsia="zh-CN"/>
        </w:rPr>
        <w:t>原值</w:t>
      </w:r>
      <w:r>
        <w:rPr>
          <w:rFonts w:hint="eastAsia"/>
        </w:rPr>
        <w:t>。（</w:t>
      </w:r>
      <w:r>
        <w:t>T</w:t>
      </w:r>
      <w:r>
        <w:rPr>
          <w:rFonts w:hint="eastAsia"/>
        </w:rPr>
        <w:t>）</w:t>
      </w:r>
    </w:p>
    <w:p>
      <w:pPr>
        <w:rPr>
          <w:rFonts w:ascii="等线" w:hAnsi="等线" w:eastAsia="等线" w:cs="宋体"/>
          <w:color w:val="000000"/>
          <w:kern w:val="0"/>
          <w:szCs w:val="21"/>
          <w:lang w:val="en"/>
        </w:rPr>
      </w:pPr>
      <w:r>
        <w:rPr>
          <w:rFonts w:hint="eastAsia" w:ascii="等线" w:hAnsi="等线" w:eastAsia="等线" w:cs="宋体"/>
          <w:color w:val="000000"/>
          <w:kern w:val="0"/>
          <w:szCs w:val="21"/>
          <w:lang w:val="en-US" w:eastAsia="zh-CN"/>
        </w:rPr>
        <w:t>If we two</w:t>
      </w:r>
      <w:r>
        <w:rPr>
          <w:rFonts w:hint="default" w:ascii="等线" w:hAnsi="等线" w:eastAsia="等线" w:cs="宋体"/>
          <w:color w:val="000000"/>
          <w:kern w:val="0"/>
          <w:szCs w:val="21"/>
          <w:lang w:val="en-US" w:eastAsia="zh-CN"/>
        </w:rPr>
        <w:t>’</w:t>
      </w:r>
      <w:r>
        <w:rPr>
          <w:rFonts w:hint="eastAsia" w:ascii="等线" w:hAnsi="等线" w:eastAsia="等线" w:cs="宋体"/>
          <w:color w:val="000000"/>
          <w:kern w:val="0"/>
          <w:szCs w:val="21"/>
          <w:lang w:val="en-US" w:eastAsia="zh-CN"/>
        </w:rPr>
        <w:t xml:space="preserve">s complement a number twice, we get the original number. </w:t>
      </w:r>
      <w:r>
        <w:rPr>
          <w:rFonts w:hint="eastAsia" w:ascii="等线" w:hAnsi="等线" w:eastAsia="等线" w:cs="宋体"/>
          <w:color w:val="000000"/>
          <w:kern w:val="0"/>
          <w:szCs w:val="21"/>
          <w:lang w:val="en"/>
        </w:rPr>
        <w:t>（</w:t>
      </w:r>
      <w:r>
        <w:rPr>
          <w:rFonts w:hint="eastAsia" w:ascii="等线" w:hAnsi="等线" w:eastAsia="等线" w:cs="宋体"/>
          <w:color w:val="000000"/>
          <w:kern w:val="0"/>
          <w:szCs w:val="21"/>
        </w:rPr>
        <w:t>T</w:t>
      </w:r>
      <w:r>
        <w:rPr>
          <w:rFonts w:hint="eastAsia" w:ascii="等线" w:hAnsi="等线" w:eastAsia="等线" w:cs="宋体"/>
          <w:color w:val="000000"/>
          <w:kern w:val="0"/>
          <w:szCs w:val="21"/>
          <w:lang w:val="en"/>
        </w:rPr>
        <w:t>）</w:t>
      </w:r>
    </w:p>
    <w:p>
      <w:pPr>
        <w:pStyle w:val="11"/>
        <w:numPr>
          <w:ilvl w:val="0"/>
          <w:numId w:val="15"/>
        </w:numPr>
        <w:ind w:firstLineChars="0"/>
        <w:rPr>
          <w:lang w:val="en"/>
        </w:rPr>
      </w:pPr>
      <w:r>
        <w:rPr>
          <w:rFonts w:hint="eastAsia"/>
          <w:lang w:val="en"/>
        </w:rPr>
        <w:t>Java有很快的运行速度并且可以借助“指针”去解决问题。(</w:t>
      </w:r>
      <w:r>
        <w:rPr>
          <w:lang w:val="en"/>
        </w:rPr>
        <w:t>F)</w:t>
      </w:r>
    </w:p>
    <w:p>
      <w:r>
        <w:t>Java has fast speed and can solve problems with the help of pointer</w:t>
      </w:r>
      <w:r>
        <w:rPr>
          <w:rFonts w:hint="eastAsia"/>
        </w:rPr>
        <w:t>s</w:t>
      </w:r>
      <w:r>
        <w:t>. (F)</w:t>
      </w:r>
    </w:p>
    <w:p>
      <w:pPr>
        <w:pStyle w:val="11"/>
        <w:numPr>
          <w:ilvl w:val="0"/>
          <w:numId w:val="15"/>
        </w:numPr>
        <w:ind w:firstLineChars="0"/>
      </w:pPr>
      <w:r>
        <w:rPr>
          <w:rFonts w:hint="eastAsia"/>
        </w:rPr>
        <w:t>瀑布模型适合去解决变化性强且无确定需求的问题。（F）</w:t>
      </w:r>
    </w:p>
    <w:p>
      <w:r>
        <w:rPr>
          <w:rFonts w:hint="eastAsia"/>
          <w:lang w:val="en-US" w:eastAsia="zh-CN"/>
        </w:rPr>
        <w:t>W</w:t>
      </w:r>
      <w:r>
        <w:t xml:space="preserve">aterfall model is </w:t>
      </w:r>
      <w:r>
        <w:rPr>
          <w:rFonts w:hint="eastAsia"/>
          <w:lang w:val="en-US" w:eastAsia="zh-CN"/>
        </w:rPr>
        <w:t>useful for</w:t>
      </w:r>
      <w:r>
        <w:t xml:space="preserve"> dealing with problems which change frequently and have no concrete requirements.</w:t>
      </w:r>
      <w:r>
        <w:rPr>
          <w:rFonts w:hint="eastAsia"/>
        </w:rPr>
        <w:t xml:space="preserve"> （F）</w:t>
      </w:r>
    </w:p>
    <w:p>
      <w:pPr>
        <w:pStyle w:val="11"/>
        <w:numPr>
          <w:ilvl w:val="0"/>
          <w:numId w:val="15"/>
        </w:numPr>
        <w:ind w:firstLineChars="0"/>
      </w:pPr>
      <w:r>
        <w:rPr>
          <w:rFonts w:hint="eastAsia"/>
        </w:rPr>
        <w:t>设备驱动软件属于系统软件（T）</w:t>
      </w:r>
    </w:p>
    <w:p>
      <w:pPr>
        <w:pStyle w:val="11"/>
        <w:ind w:left="360" w:firstLine="0" w:firstLineChars="0"/>
      </w:pPr>
      <w:r>
        <w:t xml:space="preserve">The system software includes </w:t>
      </w:r>
      <w:r>
        <w:rPr>
          <w:rFonts w:hint="eastAsia"/>
          <w:lang w:val="en-US" w:eastAsia="zh-CN"/>
        </w:rPr>
        <w:t xml:space="preserve">device </w:t>
      </w:r>
      <w:r>
        <w:t>driver</w:t>
      </w:r>
      <w:r>
        <w:rPr>
          <w:rFonts w:hint="eastAsia"/>
          <w:lang w:val="en-US" w:eastAsia="zh-CN"/>
        </w:rPr>
        <w:t>s</w:t>
      </w:r>
      <w:r>
        <w:t>.</w:t>
      </w:r>
      <w:r>
        <w:rPr>
          <w:rFonts w:hint="eastAsia"/>
        </w:rPr>
        <w:t>（T）</w:t>
      </w:r>
    </w:p>
    <w:p>
      <w:pPr>
        <w:pStyle w:val="11"/>
        <w:numPr>
          <w:ilvl w:val="0"/>
          <w:numId w:val="15"/>
        </w:numPr>
        <w:ind w:firstLineChars="0"/>
      </w:pPr>
      <w:r>
        <w:rPr>
          <w:rFonts w:hint="eastAsia"/>
        </w:rPr>
        <w:t>文字处理软件和电子表格制作软件都属于系统软件（</w:t>
      </w:r>
      <w:r>
        <w:t>F</w:t>
      </w:r>
      <w:r>
        <w:rPr>
          <w:rFonts w:hint="eastAsia"/>
        </w:rPr>
        <w:t>）</w:t>
      </w:r>
    </w:p>
    <w:p>
      <w:pPr>
        <w:pStyle w:val="11"/>
        <w:ind w:left="360" w:firstLine="0" w:firstLineChars="0"/>
      </w:pPr>
      <w:r>
        <w:t>Word process software and spreadsheet</w:t>
      </w:r>
      <w:r>
        <w:rPr>
          <w:rFonts w:hint="eastAsia"/>
          <w:lang w:val="en-US" w:eastAsia="zh-CN"/>
        </w:rPr>
        <w:t xml:space="preserve"> </w:t>
      </w:r>
      <w:r>
        <w:t>software both belong to system software.(F)</w:t>
      </w:r>
    </w:p>
    <w:p>
      <w:r>
        <w:rPr>
          <w:rFonts w:hint="eastAsia"/>
          <w:lang w:val="en-US" w:eastAsia="zh-CN"/>
        </w:rPr>
        <w:t>16</w:t>
      </w:r>
      <w:r>
        <w:t>.</w:t>
      </w:r>
      <w:r>
        <w:rPr>
          <w:rFonts w:hint="eastAsia"/>
        </w:rPr>
        <w:t>用户界面分为commandline和</w:t>
      </w:r>
      <w:r>
        <w:t>GUI</w:t>
      </w:r>
      <w:r>
        <w:rPr>
          <w:rFonts w:hint="eastAsia"/>
        </w:rPr>
        <w:t>（</w:t>
      </w:r>
      <w:r>
        <w:t>graphical users interface</w:t>
      </w:r>
      <w:r>
        <w:rPr>
          <w:rFonts w:hint="eastAsia"/>
        </w:rPr>
        <w:t>）两种，dos属于后者。（F）</w:t>
      </w:r>
    </w:p>
    <w:p>
      <w:r>
        <w:t xml:space="preserve">There are two interfaces:command line </w:t>
      </w:r>
      <w:r>
        <w:rPr>
          <w:rFonts w:hint="eastAsia"/>
          <w:lang w:val="en-US" w:eastAsia="zh-CN"/>
        </w:rPr>
        <w:t xml:space="preserve">user </w:t>
      </w:r>
      <w:r>
        <w:t>interface</w:t>
      </w:r>
      <w:r>
        <w:rPr>
          <w:rFonts w:hint="eastAsia"/>
          <w:lang w:val="en-US" w:eastAsia="zh-CN"/>
        </w:rPr>
        <w:t>s</w:t>
      </w:r>
      <w:r>
        <w:t xml:space="preserve"> and graphical interface</w:t>
      </w:r>
      <w:r>
        <w:rPr>
          <w:rFonts w:hint="eastAsia"/>
          <w:lang w:val="en-US" w:eastAsia="zh-CN"/>
        </w:rPr>
        <w:t>s</w:t>
      </w:r>
      <w:r>
        <w:t>.D</w:t>
      </w:r>
      <w:r>
        <w:rPr>
          <w:rFonts w:hint="eastAsia"/>
          <w:lang w:val="en-US" w:eastAsia="zh-CN"/>
        </w:rPr>
        <w:t>OS</w:t>
      </w:r>
      <w:r>
        <w:t xml:space="preserve"> </w:t>
      </w:r>
      <w:r>
        <w:rPr>
          <w:rFonts w:hint="eastAsia"/>
          <w:lang w:val="en-US" w:eastAsia="zh-CN"/>
        </w:rPr>
        <w:t>use</w:t>
      </w:r>
      <w:r>
        <w:t>s</w:t>
      </w:r>
      <w:r>
        <w:rPr>
          <w:rFonts w:hint="eastAsia"/>
          <w:lang w:val="en-US" w:eastAsia="zh-CN"/>
        </w:rPr>
        <w:t xml:space="preserve"> </w:t>
      </w:r>
      <w:r>
        <w:t>the latter.(F)</w:t>
      </w:r>
    </w:p>
    <w:p>
      <w:r>
        <w:rPr>
          <w:rFonts w:hint="eastAsia"/>
          <w:lang w:val="en-US" w:eastAsia="zh-CN"/>
        </w:rPr>
        <w:t>17</w:t>
      </w:r>
      <w:r>
        <w:t>.</w:t>
      </w:r>
      <w:r>
        <w:rPr>
          <w:rFonts w:hint="eastAsia"/>
        </w:rPr>
        <w:t>桌面图标是commandline</w:t>
      </w:r>
      <w:r>
        <w:t xml:space="preserve"> </w:t>
      </w:r>
      <w:r>
        <w:rPr>
          <w:rFonts w:hint="eastAsia"/>
        </w:rPr>
        <w:t>interface的标志。（F）</w:t>
      </w:r>
    </w:p>
    <w:p>
      <w:r>
        <w:t>icons will appear in the commandline interface(F)</w:t>
      </w:r>
    </w:p>
    <w:p>
      <w:r>
        <w:rPr>
          <w:rFonts w:hint="eastAsia"/>
          <w:lang w:val="en-US" w:eastAsia="zh-CN"/>
        </w:rPr>
        <w:t>18</w:t>
      </w:r>
      <w:r>
        <w:t>.monoprogramming</w:t>
      </w:r>
      <w:r>
        <w:rPr>
          <w:rFonts w:hint="eastAsia"/>
        </w:rPr>
        <w:t>是单道程序处理.</w:t>
      </w:r>
      <w:r>
        <w:t>CPU</w:t>
      </w:r>
      <w:r>
        <w:rPr>
          <w:rFonts w:hint="eastAsia"/>
        </w:rPr>
        <w:t>利用率更高（F）</w:t>
      </w:r>
    </w:p>
    <w:p>
      <w:pPr>
        <w:rPr>
          <w:rFonts w:hint="default" w:eastAsiaTheme="minorEastAsia"/>
          <w:lang w:val="en-US" w:eastAsia="zh-CN"/>
        </w:rPr>
      </w:pPr>
      <w:r>
        <w:t>The efficiency of Monoprogramming is higher than multiprogramming.</w:t>
      </w:r>
      <w:r>
        <w:rPr>
          <w:rFonts w:hint="eastAsia"/>
          <w:lang w:val="en-US" w:eastAsia="zh-CN"/>
        </w:rPr>
        <w:t>(F)</w:t>
      </w:r>
    </w:p>
    <w:p>
      <w:r>
        <w:rPr>
          <w:rFonts w:hint="eastAsia"/>
          <w:lang w:val="en-US" w:eastAsia="zh-CN"/>
        </w:rPr>
        <w:t>19</w:t>
      </w:r>
      <w:r>
        <w:t>.</w:t>
      </w:r>
      <w:r>
        <w:rPr>
          <w:rFonts w:hint="eastAsia"/>
        </w:rPr>
        <w:t>在多道程序处理系统中，process</w:t>
      </w:r>
      <w:r>
        <w:t xml:space="preserve"> </w:t>
      </w:r>
      <w:r>
        <w:rPr>
          <w:rFonts w:hint="eastAsia"/>
        </w:rPr>
        <w:t>manager在处理queuing的时候总是先执行最短的指令。（F）</w:t>
      </w:r>
    </w:p>
    <w:p>
      <w:r>
        <w:t xml:space="preserve">In a multiprogramming system, the process manager always executes the shortest instruction before processing </w:t>
      </w:r>
      <w:r>
        <w:rPr>
          <w:rFonts w:hint="eastAsia"/>
          <w:lang w:val="en-US" w:eastAsia="zh-CN"/>
        </w:rPr>
        <w:t xml:space="preserve">the </w:t>
      </w:r>
      <w:r>
        <w:t>queu</w:t>
      </w:r>
      <w:r>
        <w:rPr>
          <w:rFonts w:hint="eastAsia"/>
          <w:lang w:val="en-US" w:eastAsia="zh-CN"/>
        </w:rPr>
        <w:t>e</w:t>
      </w:r>
      <w:r>
        <w:t>.</w:t>
      </w:r>
      <w:r>
        <w:rPr>
          <w:rFonts w:hint="eastAsia"/>
        </w:rPr>
        <w:t>（F）</w:t>
      </w:r>
    </w:p>
    <w:p/>
    <w:p>
      <w:pPr>
        <w:widowControl/>
        <w:jc w:val="left"/>
        <w:rPr>
          <w:rFonts w:ascii="等线" w:hAnsi="等线" w:eastAsia="等线" w:cs="宋体"/>
          <w:b/>
          <w:color w:val="000000"/>
          <w:kern w:val="0"/>
          <w:szCs w:val="21"/>
        </w:rPr>
      </w:pPr>
      <w:r>
        <w:rPr>
          <w:rFonts w:hint="eastAsia"/>
          <w:b/>
        </w:rPr>
        <w:t>单选题（</w:t>
      </w:r>
      <w:r>
        <w:rPr>
          <w:rFonts w:hint="eastAsia" w:ascii="等线" w:hAnsi="等线" w:eastAsia="等线" w:cs="宋体"/>
          <w:b/>
          <w:color w:val="000000"/>
          <w:kern w:val="0"/>
          <w:szCs w:val="21"/>
          <w:lang w:val="en-US" w:eastAsia="zh-CN"/>
        </w:rPr>
        <w:t>multiple choice</w:t>
      </w:r>
      <w:r>
        <w:rPr>
          <w:rFonts w:hint="eastAsia"/>
          <w:b/>
        </w:rPr>
        <w:t>）</w:t>
      </w:r>
    </w:p>
    <w:p>
      <w:pPr>
        <w:widowControl/>
        <w:jc w:val="left"/>
        <w:rPr>
          <w:rFonts w:ascii="等线" w:hAnsi="等线" w:eastAsia="等线" w:cs="宋体"/>
          <w:color w:val="000000"/>
          <w:kern w:val="0"/>
          <w:szCs w:val="21"/>
          <w:lang w:val="en"/>
        </w:rPr>
      </w:pPr>
    </w:p>
    <w:p>
      <w:r>
        <w:rPr>
          <w:rFonts w:hint="eastAsia"/>
          <w:lang w:val="en-US" w:eastAsia="zh-CN"/>
        </w:rPr>
        <w:t>1</w:t>
      </w:r>
      <w:r>
        <w:t>.</w:t>
      </w:r>
      <w:r>
        <w:rPr>
          <w:rFonts w:hint="eastAsia"/>
        </w:rPr>
        <w:t>下列不属于操作系统的功能的一项是（D）：</w:t>
      </w:r>
    </w:p>
    <w:p>
      <w:r>
        <w:t>A. provide uses interface</w:t>
      </w:r>
    </w:p>
    <w:p>
      <w:r>
        <w:rPr>
          <w:rFonts w:hint="eastAsia"/>
        </w:rPr>
        <w:t>B</w:t>
      </w:r>
      <w:r>
        <w:t>. run the applications</w:t>
      </w:r>
    </w:p>
    <w:p>
      <w:r>
        <w:rPr>
          <w:rFonts w:hint="eastAsia"/>
        </w:rPr>
        <w:t>C</w:t>
      </w:r>
      <w:r>
        <w:t>. manage resources and files</w:t>
      </w:r>
    </w:p>
    <w:p>
      <w:pPr>
        <w:rPr>
          <w:rFonts w:hint="default" w:eastAsiaTheme="minorEastAsia"/>
          <w:lang w:val="en-US" w:eastAsia="zh-CN"/>
        </w:rPr>
      </w:pPr>
      <w:r>
        <w:rPr>
          <w:rFonts w:hint="eastAsia"/>
        </w:rPr>
        <w:t>D</w:t>
      </w:r>
      <w:r>
        <w:t xml:space="preserve">. </w:t>
      </w:r>
      <w:r>
        <w:rPr>
          <w:rFonts w:hint="eastAsia"/>
          <w:lang w:val="en-US" w:eastAsia="zh-CN"/>
        </w:rPr>
        <w:t>compress audio and video data</w:t>
      </w:r>
    </w:p>
    <w:p>
      <w:pPr>
        <w:rPr>
          <w:rFonts w:ascii="等线" w:hAnsi="等线" w:eastAsia="等线" w:cs="宋体"/>
          <w:color w:val="000000"/>
          <w:kern w:val="0"/>
          <w:szCs w:val="21"/>
        </w:rPr>
      </w:pPr>
      <w:r>
        <w:rPr>
          <w:rFonts w:hint="eastAsia" w:ascii="等线" w:hAnsi="等线" w:eastAsia="等线" w:cs="宋体"/>
          <w:color w:val="000000"/>
          <w:kern w:val="0"/>
          <w:szCs w:val="21"/>
          <w:lang w:val="en-US" w:eastAsia="zh-CN"/>
        </w:rPr>
        <w:t xml:space="preserve">Which one is not the function of an </w:t>
      </w:r>
      <w:r>
        <w:rPr>
          <w:rFonts w:hint="eastAsia" w:ascii="等线" w:hAnsi="等线" w:eastAsia="等线" w:cs="宋体"/>
          <w:color w:val="000000"/>
          <w:kern w:val="0"/>
          <w:szCs w:val="21"/>
          <w:lang w:val="en"/>
        </w:rPr>
        <w:t>operating system</w:t>
      </w:r>
      <w:r>
        <w:rPr>
          <w:rFonts w:hint="eastAsia" w:ascii="等线" w:hAnsi="等线" w:eastAsia="等线" w:cs="宋体"/>
          <w:color w:val="000000"/>
          <w:kern w:val="0"/>
          <w:szCs w:val="21"/>
        </w:rPr>
        <w:t>(D):</w:t>
      </w:r>
    </w:p>
    <w:p>
      <w:r>
        <w:t>A. provide uses interface</w:t>
      </w:r>
    </w:p>
    <w:p>
      <w:r>
        <w:rPr>
          <w:rFonts w:hint="eastAsia"/>
        </w:rPr>
        <w:t>B</w:t>
      </w:r>
      <w:r>
        <w:t>. run the applications</w:t>
      </w:r>
    </w:p>
    <w:p>
      <w:r>
        <w:rPr>
          <w:rFonts w:hint="eastAsia"/>
        </w:rPr>
        <w:t>C</w:t>
      </w:r>
      <w:r>
        <w:t>. manage resources and files</w:t>
      </w:r>
    </w:p>
    <w:p>
      <w:r>
        <w:rPr>
          <w:rFonts w:hint="eastAsia"/>
        </w:rPr>
        <w:t>D</w:t>
      </w:r>
      <w:r>
        <w:t xml:space="preserve">. </w:t>
      </w:r>
      <w:r>
        <w:rPr>
          <w:rFonts w:hint="eastAsia"/>
          <w:lang w:val="en-US" w:eastAsia="zh-CN"/>
        </w:rPr>
        <w:t>compress audio and video data</w:t>
      </w:r>
    </w:p>
    <w:p/>
    <w:p>
      <w:r>
        <w:rPr>
          <w:rFonts w:hint="eastAsia"/>
          <w:lang w:val="en-US" w:eastAsia="zh-CN"/>
        </w:rPr>
        <w:t>2</w:t>
      </w:r>
      <w:r>
        <w:t>.</w:t>
      </w:r>
      <w:r>
        <w:rPr>
          <w:rFonts w:hint="eastAsia"/>
        </w:rPr>
        <w:t>下列不属于系统软件的一项是：</w:t>
      </w:r>
    </w:p>
    <w:p>
      <w:r>
        <w:rPr>
          <w:rFonts w:hint="eastAsia"/>
        </w:rPr>
        <w:t>A</w:t>
      </w:r>
      <w:r>
        <w:t>.</w:t>
      </w:r>
      <w:r>
        <w:rPr>
          <w:rFonts w:hint="eastAsia"/>
        </w:rPr>
        <w:t xml:space="preserve">操作系统 </w:t>
      </w:r>
      <w:r>
        <w:t>B.</w:t>
      </w:r>
      <w:r>
        <w:rPr>
          <w:rFonts w:hint="eastAsia"/>
        </w:rPr>
        <w:t xml:space="preserve">编译器 </w:t>
      </w:r>
      <w:r>
        <w:t>C.</w:t>
      </w:r>
      <w:r>
        <w:rPr>
          <w:rFonts w:hint="eastAsia"/>
        </w:rPr>
        <w:t xml:space="preserve">输入输出设备驱动器 </w:t>
      </w:r>
      <w:r>
        <w:t>D.</w:t>
      </w:r>
      <w:r>
        <w:rPr>
          <w:rFonts w:hint="eastAsia"/>
        </w:rPr>
        <w:t>视频软件</w:t>
      </w:r>
    </w:p>
    <w:p>
      <w:pPr>
        <w:widowControl/>
        <w:jc w:val="left"/>
        <w:rPr>
          <w:rFonts w:ascii="等线" w:hAnsi="等线" w:eastAsia="等线" w:cs="宋体"/>
          <w:color w:val="000000"/>
          <w:kern w:val="0"/>
          <w:szCs w:val="21"/>
          <w:lang w:val="en"/>
        </w:rPr>
      </w:pPr>
      <w:r>
        <w:rPr>
          <w:rFonts w:hint="eastAsia" w:ascii="等线" w:hAnsi="等线" w:eastAsia="等线" w:cs="宋体"/>
          <w:color w:val="000000"/>
          <w:kern w:val="0"/>
          <w:szCs w:val="21"/>
        </w:rPr>
        <w:t>One of the</w:t>
      </w:r>
      <w:r>
        <w:rPr>
          <w:rFonts w:hint="eastAsia" w:ascii="等线" w:hAnsi="等线" w:eastAsia="等线" w:cs="宋体"/>
          <w:color w:val="000000"/>
          <w:kern w:val="0"/>
          <w:szCs w:val="21"/>
          <w:lang w:val="en"/>
        </w:rPr>
        <w:t> following is not part of the system software:</w:t>
      </w:r>
    </w:p>
    <w:p>
      <w:pPr>
        <w:pStyle w:val="11"/>
        <w:widowControl/>
        <w:numPr>
          <w:ilvl w:val="0"/>
          <w:numId w:val="16"/>
        </w:numPr>
        <w:ind w:firstLineChars="0"/>
        <w:jc w:val="left"/>
        <w:rPr>
          <w:rFonts w:ascii="等线" w:hAnsi="等线" w:eastAsia="等线" w:cs="宋体"/>
          <w:color w:val="000000"/>
          <w:kern w:val="0"/>
          <w:szCs w:val="21"/>
          <w:lang w:val="en"/>
        </w:rPr>
      </w:pPr>
      <w:r>
        <w:rPr>
          <w:rFonts w:hint="eastAsia" w:ascii="等线" w:hAnsi="等线" w:eastAsia="等线" w:cs="宋体"/>
          <w:color w:val="000000"/>
          <w:kern w:val="0"/>
          <w:szCs w:val="21"/>
          <w:lang w:val="en"/>
        </w:rPr>
        <w:t>Operating system </w:t>
      </w:r>
      <w:r>
        <w:rPr>
          <w:rFonts w:hint="eastAsia" w:ascii="等线" w:hAnsi="等线" w:eastAsia="等线" w:cs="宋体"/>
          <w:color w:val="000000"/>
          <w:kern w:val="0"/>
          <w:szCs w:val="21"/>
        </w:rPr>
        <w:t>B.</w:t>
      </w:r>
      <w:r>
        <w:rPr>
          <w:rFonts w:hint="eastAsia" w:ascii="等线" w:hAnsi="等线" w:eastAsia="等线" w:cs="宋体"/>
          <w:color w:val="000000"/>
          <w:kern w:val="0"/>
          <w:szCs w:val="21"/>
          <w:lang w:val="en"/>
        </w:rPr>
        <w:t> Compiler </w:t>
      </w:r>
      <w:r>
        <w:rPr>
          <w:rFonts w:hint="eastAsia" w:ascii="等线" w:hAnsi="等线" w:eastAsia="等线" w:cs="宋体"/>
          <w:color w:val="000000"/>
          <w:kern w:val="0"/>
          <w:szCs w:val="21"/>
        </w:rPr>
        <w:t>C.</w:t>
      </w:r>
      <w:r>
        <w:rPr>
          <w:rFonts w:hint="eastAsia" w:ascii="等线" w:hAnsi="等线" w:eastAsia="等线" w:cs="宋体"/>
          <w:color w:val="000000"/>
          <w:kern w:val="0"/>
          <w:szCs w:val="21"/>
          <w:lang w:val="en"/>
        </w:rPr>
        <w:t> Input and output device drive </w:t>
      </w:r>
      <w:r>
        <w:rPr>
          <w:rFonts w:hint="eastAsia" w:ascii="等线" w:hAnsi="等线" w:eastAsia="等线" w:cs="宋体"/>
          <w:color w:val="FF0000"/>
          <w:kern w:val="0"/>
          <w:szCs w:val="21"/>
        </w:rPr>
        <w:t>D.</w:t>
      </w:r>
      <w:r>
        <w:rPr>
          <w:rFonts w:hint="eastAsia" w:ascii="等线" w:hAnsi="等线" w:eastAsia="等线" w:cs="宋体"/>
          <w:color w:val="FF0000"/>
          <w:kern w:val="0"/>
          <w:szCs w:val="21"/>
          <w:lang w:val="en"/>
        </w:rPr>
        <w:t> Video software</w:t>
      </w:r>
    </w:p>
    <w:p>
      <w:pPr>
        <w:widowControl/>
        <w:jc w:val="left"/>
        <w:rPr>
          <w:rFonts w:ascii="等线" w:hAnsi="等线" w:eastAsia="等线" w:cs="宋体"/>
          <w:color w:val="000000"/>
          <w:kern w:val="0"/>
          <w:szCs w:val="21"/>
          <w:lang w:val="en"/>
        </w:rPr>
      </w:pPr>
    </w:p>
    <w:p>
      <w:r>
        <w:rPr>
          <w:rFonts w:hint="eastAsia"/>
          <w:lang w:val="en-US" w:eastAsia="zh-CN"/>
        </w:rPr>
        <w:t>3</w:t>
      </w:r>
      <w:r>
        <w:rPr>
          <w:rFonts w:hint="eastAsia"/>
        </w:rPr>
        <w:t>．下列哪一项是要在需求分析的过程中使用到的？（A）</w:t>
      </w:r>
    </w:p>
    <w:p>
      <w:pPr>
        <w:rPr>
          <w:rFonts w:hint="default" w:eastAsiaTheme="minorEastAsia"/>
          <w:lang w:val="en-US" w:eastAsia="zh-CN"/>
        </w:rPr>
      </w:pPr>
      <w:r>
        <w:rPr>
          <w:rFonts w:hint="eastAsia"/>
        </w:rPr>
        <w:t>A</w:t>
      </w:r>
      <w:r>
        <w:t>.</w:t>
      </w:r>
      <w:r>
        <w:rPr>
          <w:rFonts w:hint="eastAsia"/>
        </w:rPr>
        <w:t xml:space="preserve">数据流图和数据字典 </w:t>
      </w:r>
      <w:r>
        <w:t>B.</w:t>
      </w:r>
      <w:r>
        <w:rPr>
          <w:rFonts w:hint="eastAsia"/>
        </w:rPr>
        <w:t xml:space="preserve">软件管理日志 </w:t>
      </w:r>
      <w:r>
        <w:t>C.</w:t>
      </w:r>
      <w:r>
        <w:rPr>
          <w:rFonts w:hint="eastAsia"/>
        </w:rPr>
        <w:t>维护日志</w:t>
      </w:r>
      <w:r>
        <w:rPr>
          <w:rFonts w:hint="eastAsia"/>
          <w:lang w:val="en-US" w:eastAsia="zh-CN"/>
        </w:rPr>
        <w:t xml:space="preserve"> D.设计日志</w:t>
      </w:r>
    </w:p>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lang w:val="en"/>
        </w:rPr>
        <w:t>Which of the following is to be used in the requirements analysis process? （</w:t>
      </w:r>
      <w:r>
        <w:rPr>
          <w:rFonts w:hint="eastAsia" w:ascii="等线" w:hAnsi="等线" w:eastAsia="等线" w:cs="宋体"/>
          <w:color w:val="000000"/>
          <w:kern w:val="0"/>
          <w:szCs w:val="21"/>
        </w:rPr>
        <w:t>A</w:t>
      </w:r>
      <w:r>
        <w:rPr>
          <w:rFonts w:hint="eastAsia" w:ascii="等线" w:hAnsi="等线" w:eastAsia="等线" w:cs="宋体"/>
          <w:color w:val="000000"/>
          <w:kern w:val="0"/>
          <w:szCs w:val="21"/>
          <w:lang w:val="en"/>
        </w:rPr>
        <w:t>）</w:t>
      </w:r>
    </w:p>
    <w:p>
      <w:pPr>
        <w:rPr>
          <w:rFonts w:ascii="等线" w:hAnsi="等线" w:eastAsia="等线" w:cs="宋体"/>
          <w:color w:val="000000"/>
          <w:kern w:val="0"/>
          <w:szCs w:val="21"/>
          <w:lang w:val="en"/>
        </w:rPr>
      </w:pPr>
      <w:r>
        <w:rPr>
          <w:rFonts w:hint="eastAsia" w:ascii="等线" w:hAnsi="等线" w:eastAsia="等线" w:cs="宋体"/>
          <w:color w:val="000000"/>
          <w:kern w:val="0"/>
          <w:szCs w:val="21"/>
        </w:rPr>
        <w:t>A.</w:t>
      </w:r>
      <w:r>
        <w:rPr>
          <w:rFonts w:hint="eastAsia" w:ascii="等线" w:hAnsi="等线" w:eastAsia="等线" w:cs="宋体"/>
          <w:color w:val="000000"/>
          <w:kern w:val="0"/>
          <w:szCs w:val="21"/>
          <w:lang w:val="en"/>
        </w:rPr>
        <w:t> Data flow diagrams and data dictionaries </w:t>
      </w:r>
    </w:p>
    <w:p>
      <w:pPr>
        <w:rPr>
          <w:rFonts w:ascii="等线" w:hAnsi="等线" w:eastAsia="等线" w:cs="宋体"/>
          <w:color w:val="000000"/>
          <w:kern w:val="0"/>
          <w:szCs w:val="21"/>
          <w:lang w:val="en"/>
        </w:rPr>
      </w:pPr>
      <w:r>
        <w:rPr>
          <w:rFonts w:hint="eastAsia" w:ascii="等线" w:hAnsi="等线" w:eastAsia="等线" w:cs="宋体"/>
          <w:color w:val="000000"/>
          <w:kern w:val="0"/>
          <w:szCs w:val="21"/>
        </w:rPr>
        <w:t>B.</w:t>
      </w:r>
      <w:r>
        <w:rPr>
          <w:rFonts w:hint="eastAsia" w:ascii="等线" w:hAnsi="等线" w:eastAsia="等线" w:cs="宋体"/>
          <w:color w:val="000000"/>
          <w:kern w:val="0"/>
          <w:szCs w:val="21"/>
          <w:lang w:val="en"/>
        </w:rPr>
        <w:t> Software management log </w:t>
      </w:r>
    </w:p>
    <w:p>
      <w:pPr>
        <w:rPr>
          <w:rFonts w:hint="eastAsia" w:ascii="等线" w:hAnsi="等线" w:eastAsia="等线" w:cs="宋体"/>
          <w:color w:val="000000"/>
          <w:kern w:val="0"/>
          <w:szCs w:val="21"/>
          <w:lang w:val="en"/>
        </w:rPr>
      </w:pPr>
      <w:r>
        <w:rPr>
          <w:rFonts w:hint="eastAsia" w:ascii="等线" w:hAnsi="等线" w:eastAsia="等线" w:cs="宋体"/>
          <w:color w:val="000000"/>
          <w:kern w:val="0"/>
          <w:szCs w:val="21"/>
        </w:rPr>
        <w:t>C.</w:t>
      </w:r>
      <w:r>
        <w:rPr>
          <w:rFonts w:hint="eastAsia" w:ascii="等线" w:hAnsi="等线" w:eastAsia="等线" w:cs="宋体"/>
          <w:color w:val="000000"/>
          <w:kern w:val="0"/>
          <w:szCs w:val="21"/>
          <w:lang w:val="en"/>
        </w:rPr>
        <w:t> Maintenance logs</w:t>
      </w:r>
    </w:p>
    <w:p>
      <w:pPr>
        <w:rPr>
          <w:rFonts w:hint="default" w:ascii="等线" w:hAnsi="等线" w:eastAsia="等线" w:cs="宋体"/>
          <w:color w:val="000000"/>
          <w:kern w:val="0"/>
          <w:szCs w:val="21"/>
          <w:lang w:val="en-US" w:eastAsia="zh-CN"/>
        </w:rPr>
      </w:pPr>
      <w:r>
        <w:rPr>
          <w:rFonts w:hint="eastAsia" w:ascii="等线" w:hAnsi="等线" w:eastAsia="等线" w:cs="宋体"/>
          <w:color w:val="000000"/>
          <w:kern w:val="0"/>
          <w:szCs w:val="21"/>
          <w:lang w:val="en-US" w:eastAsia="zh-CN"/>
        </w:rPr>
        <w:t>D. Design logs</w:t>
      </w:r>
    </w:p>
    <w:p/>
    <w:p>
      <w:r>
        <w:rPr>
          <w:rFonts w:hint="eastAsia"/>
          <w:lang w:val="en-US" w:eastAsia="zh-CN"/>
        </w:rPr>
        <w:t>4</w:t>
      </w:r>
      <w:r>
        <w:t>.</w:t>
      </w:r>
      <w:r>
        <w:rPr>
          <w:rFonts w:hint="eastAsia"/>
        </w:rPr>
        <w:t>下列哪一项符合软件设计的要求？(</w:t>
      </w:r>
      <w:r>
        <w:t>A)</w:t>
      </w:r>
    </w:p>
    <w:p>
      <w:r>
        <w:rPr>
          <w:rFonts w:hint="eastAsia"/>
        </w:rPr>
        <w:t>A</w:t>
      </w:r>
      <w:r>
        <w:t>. high cohesion low coupling</w:t>
      </w:r>
    </w:p>
    <w:p>
      <w:r>
        <w:t>B. low cohesion high coupling</w:t>
      </w:r>
    </w:p>
    <w:p>
      <w:r>
        <w:rPr>
          <w:rFonts w:hint="eastAsia"/>
        </w:rPr>
        <w:t>C</w:t>
      </w:r>
      <w:r>
        <w:t>. high cohesion high coupling</w:t>
      </w:r>
    </w:p>
    <w:p>
      <w:r>
        <w:rPr>
          <w:rFonts w:hint="eastAsia"/>
          <w:lang w:val="en-US" w:eastAsia="zh-CN"/>
        </w:rPr>
        <w:t>D</w:t>
      </w:r>
      <w:r>
        <w:t xml:space="preserve">. low cohesion </w:t>
      </w:r>
      <w:r>
        <w:rPr>
          <w:rFonts w:hint="eastAsia"/>
          <w:lang w:val="en-US" w:eastAsia="zh-CN"/>
        </w:rPr>
        <w:t>low</w:t>
      </w:r>
      <w:r>
        <w:t xml:space="preserve"> coupling</w:t>
      </w:r>
    </w:p>
    <w:p/>
    <w:p>
      <w:r>
        <w:rPr>
          <w:rFonts w:hint="eastAsia" w:ascii="等线" w:hAnsi="等线" w:eastAsia="等线" w:cs="宋体"/>
          <w:color w:val="000000"/>
          <w:kern w:val="0"/>
          <w:szCs w:val="21"/>
          <w:lang w:val="en"/>
        </w:rPr>
        <w:t>Which of the following meets the requirements of software design? </w:t>
      </w:r>
      <w:r>
        <w:rPr>
          <w:rFonts w:hint="eastAsia" w:ascii="等线" w:hAnsi="等线" w:eastAsia="等线" w:cs="宋体"/>
          <w:color w:val="000000"/>
          <w:kern w:val="0"/>
          <w:szCs w:val="21"/>
        </w:rPr>
        <w:t>(A)</w:t>
      </w:r>
    </w:p>
    <w:p>
      <w:r>
        <w:rPr>
          <w:rFonts w:hint="eastAsia"/>
        </w:rPr>
        <w:t>A</w:t>
      </w:r>
      <w:r>
        <w:t>. high cohesion low coupling</w:t>
      </w:r>
    </w:p>
    <w:p>
      <w:r>
        <w:t>B. low cohesion high coupling</w:t>
      </w:r>
    </w:p>
    <w:p>
      <w:r>
        <w:rPr>
          <w:rFonts w:hint="eastAsia"/>
        </w:rPr>
        <w:t>C</w:t>
      </w:r>
      <w:r>
        <w:t>. high cohesion high coupling</w:t>
      </w:r>
    </w:p>
    <w:p>
      <w:r>
        <w:rPr>
          <w:rFonts w:hint="eastAsia"/>
          <w:lang w:val="en-US" w:eastAsia="zh-CN"/>
        </w:rPr>
        <w:t>D</w:t>
      </w:r>
      <w:r>
        <w:t xml:space="preserve">. low cohesion </w:t>
      </w:r>
      <w:r>
        <w:rPr>
          <w:rFonts w:hint="eastAsia"/>
          <w:lang w:val="en-US" w:eastAsia="zh-CN"/>
        </w:rPr>
        <w:t>low</w:t>
      </w:r>
      <w:r>
        <w:t xml:space="preserve"> coupling</w:t>
      </w:r>
    </w:p>
    <w:p/>
    <w:p>
      <w:r>
        <w:rPr>
          <w:rFonts w:hint="eastAsia"/>
          <w:lang w:val="en-US" w:eastAsia="zh-CN"/>
        </w:rPr>
        <w:t>5</w:t>
      </w:r>
      <w:r>
        <w:t>.</w:t>
      </w:r>
      <w:r>
        <w:rPr>
          <w:rFonts w:hint="eastAsia"/>
        </w:rPr>
        <w:t>程序员的个人能力</w:t>
      </w:r>
      <w:r>
        <w:rPr>
          <w:rFonts w:hint="eastAsia"/>
          <w:lang w:val="en-US" w:eastAsia="zh-CN"/>
        </w:rPr>
        <w:t>最</w:t>
      </w:r>
      <w:r>
        <w:rPr>
          <w:rFonts w:hint="eastAsia"/>
        </w:rPr>
        <w:t>会影响到下列的哪一种测试的质量？（A）</w:t>
      </w:r>
    </w:p>
    <w:p>
      <w:pPr>
        <w:rPr>
          <w:rFonts w:hint="default" w:eastAsiaTheme="minorEastAsia"/>
          <w:lang w:val="en-US" w:eastAsia="zh-CN"/>
        </w:rPr>
      </w:pPr>
      <w:r>
        <w:rPr>
          <w:rFonts w:hint="eastAsia"/>
        </w:rPr>
        <w:t>A</w:t>
      </w:r>
      <w:r>
        <w:t xml:space="preserve">. </w:t>
      </w:r>
      <w:r>
        <w:rPr>
          <w:rFonts w:hint="eastAsia"/>
        </w:rPr>
        <w:t xml:space="preserve">白盒测试 </w:t>
      </w:r>
      <w:r>
        <w:t>B</w:t>
      </w:r>
      <w:r>
        <w:rPr>
          <w:rFonts w:hint="eastAsia"/>
        </w:rPr>
        <w:t>.</w:t>
      </w:r>
      <w:r>
        <w:t xml:space="preserve"> </w:t>
      </w:r>
      <w:r>
        <w:rPr>
          <w:rFonts w:hint="eastAsia"/>
        </w:rPr>
        <w:t xml:space="preserve">黑盒测试 </w:t>
      </w:r>
      <w:r>
        <w:t xml:space="preserve">C. </w:t>
      </w:r>
      <w:r>
        <w:rPr>
          <w:rFonts w:hint="eastAsia"/>
        </w:rPr>
        <w:t>动态测试</w:t>
      </w:r>
      <w:r>
        <w:rPr>
          <w:rFonts w:hint="eastAsia"/>
          <w:lang w:val="en-US" w:eastAsia="zh-CN"/>
        </w:rPr>
        <w:t xml:space="preserve"> D. Alpha测试</w:t>
      </w:r>
    </w:p>
    <w:p>
      <w:pPr>
        <w:widowControl/>
        <w:jc w:val="left"/>
        <w:rPr>
          <w:rFonts w:ascii="等线" w:hAnsi="等线" w:eastAsia="等线" w:cs="宋体"/>
          <w:color w:val="000000"/>
          <w:kern w:val="0"/>
          <w:szCs w:val="21"/>
        </w:rPr>
      </w:pPr>
      <w:r>
        <w:rPr>
          <w:rFonts w:ascii="等线" w:hAnsi="等线" w:eastAsia="等线" w:cs="宋体"/>
          <w:color w:val="000000"/>
          <w:kern w:val="0"/>
          <w:szCs w:val="21"/>
        </w:rPr>
        <w:t>Which of the following tests is affected</w:t>
      </w:r>
      <w:r>
        <w:rPr>
          <w:rFonts w:hint="eastAsia" w:ascii="等线" w:hAnsi="等线" w:eastAsia="等线" w:cs="宋体"/>
          <w:color w:val="000000"/>
          <w:kern w:val="0"/>
          <w:szCs w:val="21"/>
          <w:lang w:val="en-US" w:eastAsia="zh-CN"/>
        </w:rPr>
        <w:t xml:space="preserve"> the most</w:t>
      </w:r>
      <w:r>
        <w:rPr>
          <w:rFonts w:ascii="等线" w:hAnsi="等线" w:eastAsia="等线" w:cs="宋体"/>
          <w:color w:val="000000"/>
          <w:kern w:val="0"/>
          <w:szCs w:val="21"/>
        </w:rPr>
        <w:t xml:space="preserve"> by the programmer's personal ability:</w:t>
      </w:r>
      <w:r>
        <w:rPr>
          <w:rFonts w:hint="eastAsia" w:ascii="等线" w:hAnsi="等线" w:eastAsia="等线" w:cs="宋体"/>
          <w:color w:val="000000"/>
          <w:kern w:val="0"/>
          <w:szCs w:val="21"/>
          <w:lang w:val="en"/>
        </w:rPr>
        <w:t>（</w:t>
      </w:r>
      <w:r>
        <w:rPr>
          <w:rFonts w:hint="eastAsia" w:ascii="等线" w:hAnsi="等线" w:eastAsia="等线" w:cs="宋体"/>
          <w:color w:val="000000"/>
          <w:kern w:val="0"/>
          <w:szCs w:val="21"/>
        </w:rPr>
        <w:t>A</w:t>
      </w:r>
      <w:r>
        <w:rPr>
          <w:rFonts w:hint="eastAsia" w:ascii="等线" w:hAnsi="等线" w:eastAsia="等线" w:cs="宋体"/>
          <w:color w:val="000000"/>
          <w:kern w:val="0"/>
          <w:szCs w:val="21"/>
          <w:lang w:val="en"/>
        </w:rPr>
        <w:t>）</w:t>
      </w:r>
    </w:p>
    <w:p>
      <w:pPr>
        <w:widowControl/>
        <w:jc w:val="left"/>
        <w:rPr>
          <w:rFonts w:hint="default" w:ascii="等线" w:hAnsi="等线" w:eastAsia="等线" w:cs="宋体"/>
          <w:color w:val="000000"/>
          <w:kern w:val="0"/>
          <w:szCs w:val="21"/>
          <w:lang w:val="en-US" w:eastAsia="zh-CN"/>
        </w:rPr>
      </w:pPr>
      <w:r>
        <w:rPr>
          <w:rFonts w:hint="eastAsia" w:ascii="等线" w:hAnsi="等线" w:eastAsia="等线" w:cs="宋体"/>
          <w:color w:val="000000"/>
          <w:kern w:val="0"/>
          <w:szCs w:val="21"/>
        </w:rPr>
        <w:t>A.</w:t>
      </w:r>
      <w:r>
        <w:rPr>
          <w:rFonts w:hint="eastAsia" w:ascii="等线" w:hAnsi="等线" w:eastAsia="等线" w:cs="宋体"/>
          <w:color w:val="000000"/>
          <w:kern w:val="0"/>
          <w:szCs w:val="21"/>
          <w:lang w:val="en"/>
        </w:rPr>
        <w:t> White box test </w:t>
      </w:r>
      <w:r>
        <w:rPr>
          <w:rFonts w:hint="eastAsia" w:ascii="等线" w:hAnsi="等线" w:eastAsia="等线" w:cs="宋体"/>
          <w:color w:val="000000"/>
          <w:kern w:val="0"/>
          <w:szCs w:val="21"/>
        </w:rPr>
        <w:t>B</w:t>
      </w:r>
      <w:r>
        <w:rPr>
          <w:rFonts w:ascii="等线" w:hAnsi="等线" w:eastAsia="等线" w:cs="宋体"/>
          <w:color w:val="000000"/>
          <w:kern w:val="0"/>
          <w:szCs w:val="21"/>
        </w:rPr>
        <w:t xml:space="preserve">. </w:t>
      </w:r>
      <w:r>
        <w:rPr>
          <w:rFonts w:hint="eastAsia" w:ascii="等线" w:hAnsi="等线" w:eastAsia="等线" w:cs="宋体"/>
          <w:color w:val="000000"/>
          <w:kern w:val="0"/>
          <w:szCs w:val="21"/>
          <w:lang w:val="en"/>
        </w:rPr>
        <w:t>black box test </w:t>
      </w:r>
      <w:r>
        <w:rPr>
          <w:rFonts w:hint="eastAsia" w:ascii="等线" w:hAnsi="等线" w:eastAsia="等线" w:cs="宋体"/>
          <w:color w:val="000000"/>
          <w:kern w:val="0"/>
          <w:szCs w:val="21"/>
        </w:rPr>
        <w:t>C.</w:t>
      </w:r>
      <w:r>
        <w:rPr>
          <w:rFonts w:hint="eastAsia" w:ascii="等线" w:hAnsi="等线" w:eastAsia="等线" w:cs="宋体"/>
          <w:color w:val="000000"/>
          <w:kern w:val="0"/>
          <w:szCs w:val="21"/>
          <w:lang w:val="en"/>
        </w:rPr>
        <w:t> dynamic test</w:t>
      </w:r>
      <w:r>
        <w:rPr>
          <w:rFonts w:hint="eastAsia" w:ascii="等线" w:hAnsi="等线" w:eastAsia="等线" w:cs="宋体"/>
          <w:color w:val="000000"/>
          <w:kern w:val="0"/>
          <w:szCs w:val="21"/>
          <w:lang w:val="en-US" w:eastAsia="zh-CN"/>
        </w:rPr>
        <w:t xml:space="preserve"> D. Alpha test</w:t>
      </w:r>
    </w:p>
    <w:p>
      <w:pPr>
        <w:rPr>
          <w:lang w:val="en"/>
        </w:rPr>
      </w:pPr>
    </w:p>
    <w:p>
      <w:r>
        <w:rPr>
          <w:rFonts w:hint="eastAsia"/>
          <w:lang w:val="en-US" w:eastAsia="zh-CN"/>
        </w:rPr>
        <w:t>6</w:t>
      </w:r>
      <w:r>
        <w:t xml:space="preserve">.flow chart </w:t>
      </w:r>
      <w:r>
        <w:rPr>
          <w:rFonts w:hint="eastAsia"/>
        </w:rPr>
        <w:t>一般在软件开发的哪一个环节用？（A）</w:t>
      </w:r>
    </w:p>
    <w:p>
      <w:r>
        <w:rPr>
          <w:rFonts w:hint="eastAsia"/>
        </w:rPr>
        <w:t>A</w:t>
      </w:r>
      <w:r>
        <w:t xml:space="preserve">. </w:t>
      </w:r>
      <w:r>
        <w:rPr>
          <w:rFonts w:hint="eastAsia"/>
        </w:rPr>
        <w:t>实现</w:t>
      </w:r>
    </w:p>
    <w:p>
      <w:r>
        <w:rPr>
          <w:rFonts w:hint="eastAsia"/>
        </w:rPr>
        <w:t>B</w:t>
      </w:r>
      <w:r>
        <w:t xml:space="preserve">. </w:t>
      </w:r>
      <w:r>
        <w:rPr>
          <w:rFonts w:hint="eastAsia"/>
        </w:rPr>
        <w:t>测试</w:t>
      </w:r>
    </w:p>
    <w:p>
      <w:pPr>
        <w:rPr>
          <w:rFonts w:hint="eastAsia"/>
        </w:rPr>
      </w:pPr>
      <w:r>
        <w:rPr>
          <w:rFonts w:hint="eastAsia"/>
        </w:rPr>
        <w:t>C</w:t>
      </w:r>
      <w:r>
        <w:t xml:space="preserve">. </w:t>
      </w:r>
      <w:r>
        <w:rPr>
          <w:rFonts w:hint="eastAsia"/>
        </w:rPr>
        <w:t>设计</w:t>
      </w:r>
    </w:p>
    <w:p>
      <w:pPr>
        <w:rPr>
          <w:rFonts w:hint="default" w:eastAsiaTheme="minorEastAsia"/>
          <w:lang w:val="en-US" w:eastAsia="zh-CN"/>
        </w:rPr>
      </w:pPr>
      <w:r>
        <w:rPr>
          <w:rFonts w:hint="eastAsia"/>
          <w:lang w:val="en-US" w:eastAsia="zh-CN"/>
        </w:rPr>
        <w:t>D. 需求</w:t>
      </w:r>
    </w:p>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Flow chart</w:t>
      </w:r>
      <w:r>
        <w:rPr>
          <w:rFonts w:hint="eastAsia" w:ascii="等线" w:hAnsi="等线" w:eastAsia="等线" w:cs="宋体"/>
          <w:color w:val="000000"/>
          <w:kern w:val="0"/>
          <w:szCs w:val="21"/>
          <w:lang w:val="en"/>
        </w:rPr>
        <w:t xml:space="preserve"> is generally used in </w:t>
      </w:r>
      <w:r>
        <w:rPr>
          <w:rFonts w:hint="eastAsia" w:ascii="等线" w:hAnsi="等线" w:eastAsia="等线" w:cs="宋体"/>
          <w:color w:val="000000"/>
          <w:kern w:val="0"/>
          <w:szCs w:val="21"/>
          <w:lang w:val="en-US" w:eastAsia="zh-CN"/>
        </w:rPr>
        <w:t>which stage</w:t>
      </w:r>
      <w:r>
        <w:rPr>
          <w:rFonts w:hint="eastAsia" w:ascii="等线" w:hAnsi="等线" w:eastAsia="等线" w:cs="宋体"/>
          <w:color w:val="000000"/>
          <w:kern w:val="0"/>
          <w:szCs w:val="21"/>
          <w:lang w:val="en"/>
        </w:rPr>
        <w:t xml:space="preserve"> of software development? （</w:t>
      </w:r>
      <w:r>
        <w:rPr>
          <w:rFonts w:hint="eastAsia" w:ascii="等线" w:hAnsi="等线" w:eastAsia="等线" w:cs="宋体"/>
          <w:color w:val="000000"/>
          <w:kern w:val="0"/>
          <w:szCs w:val="21"/>
        </w:rPr>
        <w:t>A</w:t>
      </w:r>
      <w:r>
        <w:rPr>
          <w:rFonts w:hint="eastAsia" w:ascii="等线" w:hAnsi="等线" w:eastAsia="等线" w:cs="宋体"/>
          <w:color w:val="000000"/>
          <w:kern w:val="0"/>
          <w:szCs w:val="21"/>
          <w:lang w:val="en"/>
        </w:rPr>
        <w:t>）</w:t>
      </w:r>
    </w:p>
    <w:p>
      <w:pPr>
        <w:widowControl/>
        <w:jc w:val="left"/>
        <w:rPr>
          <w:rFonts w:ascii="等线" w:hAnsi="等线" w:eastAsia="等线" w:cs="宋体"/>
          <w:color w:val="000000"/>
          <w:kern w:val="0"/>
          <w:szCs w:val="21"/>
          <w:lang w:val="en"/>
        </w:rPr>
      </w:pPr>
      <w:r>
        <w:rPr>
          <w:rFonts w:hint="eastAsia" w:ascii="等线" w:hAnsi="等线" w:eastAsia="等线" w:cs="宋体"/>
          <w:color w:val="000000"/>
          <w:kern w:val="0"/>
          <w:szCs w:val="21"/>
        </w:rPr>
        <w:t>A.</w:t>
      </w:r>
      <w:r>
        <w:rPr>
          <w:rFonts w:hint="eastAsia" w:ascii="等线" w:hAnsi="等线" w:eastAsia="等线" w:cs="宋体"/>
          <w:color w:val="000000"/>
          <w:kern w:val="0"/>
          <w:szCs w:val="21"/>
          <w:lang w:val="en"/>
        </w:rPr>
        <w:t> Implementation</w:t>
      </w:r>
    </w:p>
    <w:p>
      <w:pPr>
        <w:widowControl/>
        <w:jc w:val="left"/>
        <w:rPr>
          <w:rFonts w:ascii="等线" w:hAnsi="等线" w:eastAsia="等线" w:cs="宋体"/>
          <w:color w:val="000000"/>
          <w:kern w:val="0"/>
          <w:szCs w:val="21"/>
          <w:lang w:val="en"/>
        </w:rPr>
      </w:pPr>
      <w:r>
        <w:rPr>
          <w:rFonts w:hint="eastAsia" w:ascii="等线" w:hAnsi="等线" w:eastAsia="等线" w:cs="宋体"/>
          <w:color w:val="000000"/>
          <w:kern w:val="0"/>
          <w:szCs w:val="21"/>
        </w:rPr>
        <w:t>B.</w:t>
      </w:r>
      <w:r>
        <w:rPr>
          <w:rFonts w:hint="eastAsia" w:ascii="等线" w:hAnsi="等线" w:eastAsia="等线" w:cs="宋体"/>
          <w:color w:val="000000"/>
          <w:kern w:val="0"/>
          <w:szCs w:val="21"/>
          <w:lang w:val="en"/>
        </w:rPr>
        <w:t> Testing</w:t>
      </w:r>
    </w:p>
    <w:p>
      <w:pPr>
        <w:widowControl/>
        <w:jc w:val="left"/>
        <w:rPr>
          <w:rFonts w:hint="eastAsia" w:ascii="等线" w:hAnsi="等线" w:eastAsia="等线" w:cs="宋体"/>
          <w:color w:val="000000"/>
          <w:kern w:val="0"/>
          <w:szCs w:val="21"/>
          <w:lang w:val="en"/>
        </w:rPr>
      </w:pPr>
      <w:r>
        <w:rPr>
          <w:rFonts w:hint="eastAsia" w:ascii="等线" w:hAnsi="等线" w:eastAsia="等线" w:cs="宋体"/>
          <w:color w:val="000000"/>
          <w:kern w:val="0"/>
          <w:szCs w:val="21"/>
        </w:rPr>
        <w:t>C.</w:t>
      </w:r>
      <w:r>
        <w:rPr>
          <w:rFonts w:hint="eastAsia" w:ascii="等线" w:hAnsi="等线" w:eastAsia="等线" w:cs="宋体"/>
          <w:color w:val="000000"/>
          <w:kern w:val="0"/>
          <w:szCs w:val="21"/>
          <w:lang w:val="en"/>
        </w:rPr>
        <w:t> Design</w:t>
      </w:r>
    </w:p>
    <w:p>
      <w:pPr>
        <w:widowControl/>
        <w:jc w:val="left"/>
        <w:rPr>
          <w:rFonts w:hint="default" w:ascii="等线" w:hAnsi="等线" w:eastAsia="等线" w:cs="宋体"/>
          <w:color w:val="000000"/>
          <w:kern w:val="0"/>
          <w:szCs w:val="21"/>
          <w:lang w:val="en-US" w:eastAsia="zh-CN"/>
        </w:rPr>
      </w:pPr>
      <w:r>
        <w:rPr>
          <w:rFonts w:hint="eastAsia" w:ascii="等线" w:hAnsi="等线" w:eastAsia="等线" w:cs="宋体"/>
          <w:color w:val="000000"/>
          <w:kern w:val="0"/>
          <w:szCs w:val="21"/>
          <w:lang w:val="en-US" w:eastAsia="zh-CN"/>
        </w:rPr>
        <w:t>D. Requirement</w:t>
      </w:r>
    </w:p>
    <w:p/>
    <w:p>
      <w:pPr>
        <w:pStyle w:val="11"/>
        <w:ind w:left="360" w:firstLine="0" w:firstLineChars="0"/>
        <w:rPr>
          <w:rFonts w:hint="eastAsia"/>
        </w:rPr>
      </w:pPr>
    </w:p>
    <w:p>
      <w:pPr>
        <w:rPr>
          <w:b/>
        </w:rPr>
      </w:pPr>
      <w:r>
        <w:rPr>
          <w:rFonts w:hint="eastAsia"/>
          <w:b/>
        </w:rPr>
        <w:t>排序题（</w:t>
      </w:r>
      <w:r>
        <w:rPr>
          <w:b/>
        </w:rPr>
        <w:t>P</w:t>
      </w:r>
      <w:r>
        <w:rPr>
          <w:rFonts w:hint="eastAsia"/>
          <w:b/>
        </w:rPr>
        <w:t>ut</w:t>
      </w:r>
      <w:r>
        <w:rPr>
          <w:b/>
        </w:rPr>
        <w:t xml:space="preserve"> </w:t>
      </w:r>
      <w:r>
        <w:rPr>
          <w:rFonts w:hint="eastAsia"/>
          <w:b/>
        </w:rPr>
        <w:t>these</w:t>
      </w:r>
      <w:r>
        <w:rPr>
          <w:b/>
        </w:rPr>
        <w:t xml:space="preserve"> </w:t>
      </w:r>
      <w:r>
        <w:rPr>
          <w:rFonts w:hint="eastAsia"/>
          <w:b/>
        </w:rPr>
        <w:t>steps</w:t>
      </w:r>
      <w:r>
        <w:rPr>
          <w:b/>
        </w:rPr>
        <w:t xml:space="preserve"> </w:t>
      </w:r>
      <w:r>
        <w:rPr>
          <w:rFonts w:hint="eastAsia"/>
          <w:b/>
        </w:rPr>
        <w:t>in</w:t>
      </w:r>
      <w:r>
        <w:rPr>
          <w:b/>
        </w:rPr>
        <w:t xml:space="preserve"> </w:t>
      </w:r>
      <w:r>
        <w:rPr>
          <w:rFonts w:hint="eastAsia"/>
          <w:b/>
        </w:rPr>
        <w:t>a</w:t>
      </w:r>
      <w:r>
        <w:rPr>
          <w:b/>
        </w:rPr>
        <w:t xml:space="preserve"> </w:t>
      </w:r>
      <w:r>
        <w:rPr>
          <w:rFonts w:hint="eastAsia"/>
          <w:b/>
        </w:rPr>
        <w:t>correct</w:t>
      </w:r>
      <w:r>
        <w:rPr>
          <w:b/>
        </w:rPr>
        <w:t xml:space="preserve"> </w:t>
      </w:r>
      <w:r>
        <w:rPr>
          <w:rFonts w:hint="eastAsia"/>
          <w:b/>
        </w:rPr>
        <w:t>order）</w:t>
      </w:r>
    </w:p>
    <w:p>
      <w:r>
        <w:rPr>
          <w:rFonts w:hint="eastAsia"/>
        </w:rPr>
        <w:t>1</w:t>
      </w:r>
      <w:r>
        <w:t>.</w:t>
      </w:r>
      <w:r>
        <w:rPr>
          <w:rFonts w:hint="eastAsia"/>
        </w:rPr>
        <w:t>假如你想要制作一款类似于“王者荣耀”的游戏，你应该如何做？请将下列的步骤按正确的顺序排列：</w:t>
      </w:r>
      <w:r>
        <w:t>AEDCB</w:t>
      </w:r>
    </w:p>
    <w:p>
      <w:pPr>
        <w:pStyle w:val="11"/>
        <w:numPr>
          <w:ilvl w:val="0"/>
          <w:numId w:val="17"/>
        </w:numPr>
        <w:ind w:firstLineChars="0"/>
      </w:pPr>
      <w:r>
        <w:rPr>
          <w:rFonts w:hint="eastAsia"/>
        </w:rPr>
        <w:t>分析</w:t>
      </w:r>
    </w:p>
    <w:p>
      <w:pPr>
        <w:pStyle w:val="11"/>
        <w:numPr>
          <w:ilvl w:val="0"/>
          <w:numId w:val="17"/>
        </w:numPr>
        <w:ind w:firstLineChars="0"/>
      </w:pPr>
      <w:r>
        <w:rPr>
          <w:rFonts w:hint="eastAsia"/>
        </w:rPr>
        <w:t>运营和维护</w:t>
      </w:r>
    </w:p>
    <w:p>
      <w:pPr>
        <w:pStyle w:val="11"/>
        <w:numPr>
          <w:ilvl w:val="0"/>
          <w:numId w:val="17"/>
        </w:numPr>
        <w:ind w:firstLineChars="0"/>
      </w:pPr>
      <w:r>
        <w:rPr>
          <w:rFonts w:hint="eastAsia"/>
        </w:rPr>
        <w:t>测试</w:t>
      </w:r>
    </w:p>
    <w:p>
      <w:pPr>
        <w:pStyle w:val="11"/>
        <w:numPr>
          <w:ilvl w:val="0"/>
          <w:numId w:val="17"/>
        </w:numPr>
        <w:ind w:firstLineChars="0"/>
      </w:pPr>
      <w:r>
        <w:rPr>
          <w:rFonts w:hint="eastAsia"/>
        </w:rPr>
        <w:t>实施（编程）</w:t>
      </w:r>
    </w:p>
    <w:p>
      <w:pPr>
        <w:pStyle w:val="11"/>
        <w:numPr>
          <w:ilvl w:val="0"/>
          <w:numId w:val="17"/>
        </w:numPr>
        <w:ind w:firstLineChars="0"/>
      </w:pPr>
      <w:r>
        <w:rPr>
          <w:rFonts w:hint="eastAsia"/>
        </w:rPr>
        <w:t>设计</w:t>
      </w:r>
    </w:p>
    <w:p>
      <w:r>
        <w:t>If you want to make a game just like The King of Glory, how can you do it? Please put these steps in correct order: AEDCB</w:t>
      </w:r>
    </w:p>
    <w:p>
      <w:r>
        <w:rPr>
          <w:rFonts w:hint="eastAsia"/>
        </w:rPr>
        <w:t>A</w:t>
      </w:r>
      <w:r>
        <w:t>. analysis</w:t>
      </w:r>
    </w:p>
    <w:p>
      <w:r>
        <w:rPr>
          <w:rFonts w:hint="eastAsia"/>
        </w:rPr>
        <w:t>B</w:t>
      </w:r>
      <w:r>
        <w:t>. operations and maintenance</w:t>
      </w:r>
    </w:p>
    <w:p>
      <w:r>
        <w:rPr>
          <w:rFonts w:hint="eastAsia"/>
        </w:rPr>
        <w:t>C</w:t>
      </w:r>
      <w:r>
        <w:t>. testing</w:t>
      </w:r>
    </w:p>
    <w:p>
      <w:r>
        <w:rPr>
          <w:rFonts w:hint="eastAsia"/>
        </w:rPr>
        <w:t>D</w:t>
      </w:r>
      <w:r>
        <w:t xml:space="preserve">. </w:t>
      </w:r>
      <w:r>
        <w:rPr>
          <w:rFonts w:hint="eastAsia"/>
        </w:rPr>
        <w:t>coding</w:t>
      </w:r>
    </w:p>
    <w:p>
      <w:r>
        <w:rPr>
          <w:rFonts w:hint="eastAsia"/>
        </w:rPr>
        <w:t>E</w:t>
      </w:r>
      <w:r>
        <w:t>. design</w:t>
      </w:r>
      <w:r>
        <w:rPr>
          <w:rFonts w:hint="eastAsia"/>
        </w:rPr>
        <w:t>ing</w:t>
      </w:r>
    </w:p>
    <w:p/>
    <w:p>
      <w:r>
        <w:rPr>
          <w:rFonts w:hint="eastAsia"/>
        </w:rPr>
        <w:t>2</w:t>
      </w:r>
      <w:r>
        <w:t>.</w:t>
      </w:r>
      <w:r>
        <w:rPr>
          <w:rFonts w:hint="eastAsia"/>
        </w:rPr>
        <w:t>请根据时间顺序</w:t>
      </w:r>
      <w:r>
        <w:rPr>
          <w:rFonts w:hint="eastAsia"/>
          <w:lang w:val="en-US" w:eastAsia="zh-CN"/>
        </w:rPr>
        <w:t>排列</w:t>
      </w:r>
      <w:r>
        <w:rPr>
          <w:rFonts w:hint="eastAsia"/>
        </w:rPr>
        <w:t>操作系统的发展历程（A</w:t>
      </w:r>
      <w:r>
        <w:t xml:space="preserve"> F E D B C</w:t>
      </w:r>
      <w:r>
        <w:rPr>
          <w:rFonts w:hint="eastAsia"/>
        </w:rPr>
        <w:t>）</w:t>
      </w:r>
    </w:p>
    <w:p>
      <w:r>
        <w:rPr>
          <w:rFonts w:hint="eastAsia"/>
          <w:lang w:val="en-US" w:eastAsia="zh-CN"/>
        </w:rPr>
        <w:t xml:space="preserve">Order the following OS technologies. </w:t>
      </w:r>
      <w:r>
        <w:rPr>
          <w:rFonts w:hint="eastAsia"/>
        </w:rPr>
        <w:t>（A</w:t>
      </w:r>
      <w:r>
        <w:t xml:space="preserve"> F E D B C</w:t>
      </w:r>
      <w:r>
        <w:rPr>
          <w:rFonts w:hint="eastAsia"/>
        </w:rPr>
        <w:t>）</w:t>
      </w:r>
    </w:p>
    <w:p>
      <w:r>
        <w:rPr>
          <w:rFonts w:hint="eastAsia"/>
        </w:rPr>
        <w:t>A</w:t>
      </w:r>
      <w:r>
        <w:t>.N</w:t>
      </w:r>
      <w:r>
        <w:rPr>
          <w:rFonts w:hint="eastAsia"/>
        </w:rPr>
        <w:t>o</w:t>
      </w:r>
      <w:r>
        <w:t xml:space="preserve"> operating system</w:t>
      </w:r>
    </w:p>
    <w:p>
      <w:r>
        <w:rPr>
          <w:rFonts w:hint="eastAsia"/>
        </w:rPr>
        <w:t>B</w:t>
      </w:r>
      <w:r>
        <w:t>.parallel system</w:t>
      </w:r>
    </w:p>
    <w:p>
      <w:r>
        <w:rPr>
          <w:rFonts w:hint="eastAsia"/>
        </w:rPr>
        <w:t>C</w:t>
      </w:r>
      <w:r>
        <w:t>.distributed system</w:t>
      </w:r>
    </w:p>
    <w:p>
      <w:r>
        <w:t>D.personal system</w:t>
      </w:r>
    </w:p>
    <w:p>
      <w:r>
        <w:rPr>
          <w:rFonts w:hint="eastAsia"/>
        </w:rPr>
        <w:t>E</w:t>
      </w:r>
      <w:r>
        <w:t>.time sharing system</w:t>
      </w:r>
    </w:p>
    <w:p>
      <w:r>
        <w:rPr>
          <w:rFonts w:hint="eastAsia"/>
        </w:rPr>
        <w:t>F</w:t>
      </w:r>
      <w:r>
        <w:t>.batch system</w:t>
      </w:r>
    </w:p>
    <w:p/>
    <w:p>
      <w:pPr>
        <w:widowControl/>
        <w:jc w:val="left"/>
        <w:rPr>
          <w:rFonts w:ascii="等线" w:hAnsi="等线" w:eastAsia="等线" w:cs="宋体"/>
          <w:b/>
          <w:color w:val="000000"/>
          <w:kern w:val="0"/>
          <w:szCs w:val="21"/>
          <w:lang w:val="en"/>
        </w:rPr>
      </w:pPr>
      <w:r>
        <w:rPr>
          <w:rFonts w:hint="eastAsia"/>
          <w:b/>
        </w:rPr>
        <w:t>问答题（</w:t>
      </w:r>
      <w:r>
        <w:rPr>
          <w:rFonts w:hint="eastAsia" w:ascii="等线" w:hAnsi="等线" w:eastAsia="等线" w:cs="宋体"/>
          <w:b/>
          <w:color w:val="000000"/>
          <w:kern w:val="0"/>
          <w:szCs w:val="21"/>
          <w:lang w:val="en"/>
        </w:rPr>
        <w:t>Question</w:t>
      </w:r>
      <w:r>
        <w:rPr>
          <w:rFonts w:hint="eastAsia" w:ascii="等线" w:hAnsi="等线" w:eastAsia="等线" w:cs="宋体"/>
          <w:b/>
          <w:color w:val="000000"/>
          <w:kern w:val="0"/>
          <w:szCs w:val="21"/>
          <w:lang w:val="en-US" w:eastAsia="zh-CN"/>
        </w:rPr>
        <w:t xml:space="preserve"> </w:t>
      </w:r>
      <w:r>
        <w:rPr>
          <w:rFonts w:hint="eastAsia" w:ascii="等线" w:hAnsi="等线" w:eastAsia="等线" w:cs="宋体"/>
          <w:b/>
          <w:color w:val="000000"/>
          <w:kern w:val="0"/>
          <w:szCs w:val="21"/>
          <w:lang w:val="en"/>
        </w:rPr>
        <w:t>answer</w:t>
      </w:r>
      <w:r>
        <w:rPr>
          <w:rFonts w:hint="eastAsia" w:ascii="等线" w:hAnsi="等线" w:eastAsia="等线" w:cs="宋体"/>
          <w:b/>
          <w:color w:val="000000"/>
          <w:kern w:val="0"/>
          <w:szCs w:val="21"/>
          <w:lang w:val="en-US" w:eastAsia="zh-CN"/>
        </w:rPr>
        <w:t>ing</w:t>
      </w:r>
      <w:r>
        <w:rPr>
          <w:rFonts w:hint="eastAsia"/>
          <w:b/>
        </w:rPr>
        <w:t>）</w:t>
      </w:r>
    </w:p>
    <w:p>
      <w:pPr>
        <w:rPr>
          <w:rFonts w:hint="eastAsia"/>
          <w:lang w:val="en"/>
        </w:rPr>
      </w:pPr>
    </w:p>
    <w:p>
      <w:r>
        <w:rPr>
          <w:rFonts w:hint="eastAsia"/>
          <w:lang w:val="en-US" w:eastAsia="zh-CN"/>
        </w:rPr>
        <w:t>1、</w:t>
      </w:r>
      <w:r>
        <w:rPr>
          <w:rFonts w:hint="eastAsia"/>
        </w:rPr>
        <w:t>说出你知道的程序设计语言的发展阶段：</w:t>
      </w:r>
    </w:p>
    <w:p>
      <w:pPr>
        <w:ind w:firstLine="420"/>
      </w:pPr>
      <w:r>
        <w:rPr>
          <w:rFonts w:hint="eastAsia"/>
        </w:rPr>
        <w:t>&lt;</w:t>
      </w:r>
      <w:r>
        <w:t>1</w:t>
      </w:r>
      <w:r>
        <w:rPr>
          <w:rFonts w:hint="eastAsia"/>
        </w:rPr>
        <w:t>机器语言</w:t>
      </w:r>
    </w:p>
    <w:p>
      <w:pPr>
        <w:ind w:firstLine="420"/>
      </w:pPr>
      <w:r>
        <w:rPr>
          <w:rFonts w:hint="eastAsia"/>
        </w:rPr>
        <w:t>&lt;</w:t>
      </w:r>
      <w:r>
        <w:t>2</w:t>
      </w:r>
      <w:r>
        <w:rPr>
          <w:rFonts w:hint="eastAsia"/>
        </w:rPr>
        <w:t>汇编语言</w:t>
      </w:r>
    </w:p>
    <w:p>
      <w:pPr>
        <w:ind w:firstLine="420"/>
      </w:pPr>
      <w:r>
        <w:rPr>
          <w:rFonts w:hint="eastAsia"/>
        </w:rPr>
        <w:t>&lt;</w:t>
      </w:r>
      <w:r>
        <w:t>3</w:t>
      </w:r>
      <w:r>
        <w:rPr>
          <w:rFonts w:hint="eastAsia"/>
        </w:rPr>
        <w:t>高级语言</w:t>
      </w:r>
    </w:p>
    <w:p>
      <w:pPr>
        <w:ind w:firstLine="420" w:firstLineChars="200"/>
      </w:pPr>
      <w:r>
        <w:rPr>
          <w:rFonts w:hint="eastAsia"/>
        </w:rPr>
        <w:t>&lt;</w:t>
      </w:r>
      <w:r>
        <w:t>4</w:t>
      </w:r>
      <w:r>
        <w:rPr>
          <w:rFonts w:hint="eastAsia"/>
        </w:rPr>
        <w:t>非过程化语言</w:t>
      </w:r>
    </w:p>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lang w:val="en-US" w:eastAsia="zh-CN"/>
        </w:rPr>
        <w:t xml:space="preserve">List the evolution of </w:t>
      </w:r>
      <w:r>
        <w:rPr>
          <w:rFonts w:hint="eastAsia" w:ascii="等线" w:hAnsi="等线" w:eastAsia="等线" w:cs="宋体"/>
          <w:color w:val="000000"/>
          <w:kern w:val="0"/>
          <w:szCs w:val="21"/>
          <w:lang w:val="en"/>
        </w:rPr>
        <w:t>programming language</w:t>
      </w:r>
      <w:r>
        <w:rPr>
          <w:rFonts w:hint="eastAsia" w:ascii="等线" w:hAnsi="等线" w:eastAsia="等线" w:cs="宋体"/>
          <w:color w:val="000000"/>
          <w:kern w:val="0"/>
          <w:szCs w:val="21"/>
          <w:lang w:val="en-US" w:eastAsia="zh-CN"/>
        </w:rPr>
        <w:t>s</w:t>
      </w:r>
      <w:r>
        <w:rPr>
          <w:rFonts w:hint="eastAsia" w:ascii="等线" w:hAnsi="等线" w:eastAsia="等线" w:cs="宋体"/>
          <w:color w:val="000000"/>
          <w:kern w:val="0"/>
          <w:szCs w:val="21"/>
          <w:lang w:val="en"/>
        </w:rPr>
        <w:t>:</w:t>
      </w:r>
    </w:p>
    <w:p>
      <w:pPr>
        <w:widowControl/>
        <w:ind w:firstLine="42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 1</w:t>
      </w:r>
      <w:r>
        <w:rPr>
          <w:rFonts w:hint="eastAsia" w:ascii="等线" w:hAnsi="等线" w:eastAsia="等线" w:cs="宋体"/>
          <w:color w:val="000000"/>
          <w:kern w:val="0"/>
          <w:szCs w:val="21"/>
          <w:lang w:val="en"/>
        </w:rPr>
        <w:t> machine language</w:t>
      </w:r>
    </w:p>
    <w:p>
      <w:pPr>
        <w:widowControl/>
        <w:ind w:firstLine="42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&lt;2</w:t>
      </w:r>
      <w:r>
        <w:rPr>
          <w:rFonts w:hint="eastAsia" w:ascii="等线" w:hAnsi="等线" w:eastAsia="等线" w:cs="宋体"/>
          <w:color w:val="000000"/>
          <w:kern w:val="0"/>
          <w:szCs w:val="21"/>
          <w:lang w:val="en"/>
        </w:rPr>
        <w:t> assembly language</w:t>
      </w:r>
    </w:p>
    <w:p>
      <w:pPr>
        <w:widowControl/>
        <w:ind w:firstLine="42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 3</w:t>
      </w:r>
      <w:r>
        <w:rPr>
          <w:rFonts w:hint="eastAsia" w:ascii="等线" w:hAnsi="等线" w:eastAsia="等线" w:cs="宋体"/>
          <w:color w:val="000000"/>
          <w:kern w:val="0"/>
          <w:szCs w:val="21"/>
          <w:lang w:val="en"/>
        </w:rPr>
        <w:t> high-level languages</w:t>
      </w:r>
    </w:p>
    <w:p>
      <w:pPr>
        <w:widowControl/>
        <w:ind w:firstLine="42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&lt;4</w:t>
      </w:r>
      <w:r>
        <w:rPr>
          <w:rFonts w:hint="eastAsia" w:ascii="等线" w:hAnsi="等线" w:eastAsia="等线" w:cs="宋体"/>
          <w:color w:val="000000"/>
          <w:kern w:val="0"/>
          <w:szCs w:val="21"/>
          <w:lang w:val="en"/>
        </w:rPr>
        <w:t> non-procedural language</w:t>
      </w:r>
    </w:p>
    <w:p/>
    <w:p>
      <w:pPr>
        <w:widowControl/>
        <w:jc w:val="left"/>
        <w:rPr>
          <w:rFonts w:ascii="等线" w:hAnsi="等线" w:eastAsia="等线" w:cs="宋体"/>
          <w:color w:val="000000"/>
          <w:kern w:val="0"/>
          <w:szCs w:val="21"/>
          <w:lang w:val="en"/>
        </w:rPr>
      </w:pPr>
      <w:r>
        <w:rPr>
          <w:rFonts w:hint="eastAsia"/>
          <w:lang w:val="en-US" w:eastAsia="zh-CN"/>
        </w:rPr>
        <w:t>2</w:t>
      </w:r>
      <w:r>
        <w:t>.</w:t>
      </w:r>
      <w:r>
        <w:rPr>
          <w:rFonts w:hint="eastAsia"/>
        </w:rPr>
        <w:t>操作系统由哪四部分组成（四个管理）（</w:t>
      </w:r>
      <w:r>
        <w:rPr>
          <w:rFonts w:hint="eastAsia" w:ascii="等线" w:hAnsi="等线" w:eastAsia="等线" w:cs="宋体"/>
          <w:color w:val="000000"/>
          <w:kern w:val="0"/>
          <w:szCs w:val="21"/>
          <w:lang w:val="en"/>
        </w:rPr>
        <w:t>What are the four parts of the operating system (four management)</w:t>
      </w:r>
      <w:r>
        <w:rPr>
          <w:rFonts w:hint="eastAsia"/>
        </w:rPr>
        <w:t xml:space="preserve"> ）</w:t>
      </w:r>
    </w:p>
    <w:p>
      <w:pPr>
        <w:pStyle w:val="11"/>
        <w:ind w:left="780" w:firstLine="0" w:firstLineChars="0"/>
      </w:pPr>
      <w:r>
        <w:t>&lt;1file management</w:t>
      </w:r>
    </w:p>
    <w:p>
      <w:pPr>
        <w:pStyle w:val="11"/>
        <w:ind w:left="780" w:firstLine="0" w:firstLineChars="0"/>
      </w:pPr>
      <w:r>
        <w:t>&lt;2memory management</w:t>
      </w:r>
    </w:p>
    <w:p>
      <w:pPr>
        <w:pStyle w:val="11"/>
        <w:ind w:left="780" w:firstLine="0" w:firstLineChars="0"/>
      </w:pPr>
      <w:r>
        <w:t>&lt;3process management</w:t>
      </w:r>
    </w:p>
    <w:p>
      <w:pPr>
        <w:pStyle w:val="11"/>
        <w:ind w:left="780" w:firstLine="0" w:firstLineChars="0"/>
      </w:pPr>
      <w:r>
        <w:t>&lt;4device management</w:t>
      </w:r>
    </w:p>
    <w:p/>
    <w:p>
      <w:r>
        <w:rPr>
          <w:rFonts w:hint="eastAsia"/>
          <w:lang w:val="en-US" w:eastAsia="zh-CN"/>
        </w:rPr>
        <w:t>3</w:t>
      </w:r>
      <w:r>
        <w:t>.</w:t>
      </w:r>
      <w:r>
        <w:rPr>
          <w:rFonts w:hint="eastAsia"/>
        </w:rPr>
        <w:t>请简要的描述软件的设计分析流程：</w:t>
      </w:r>
    </w:p>
    <w:p>
      <w:pPr>
        <w:pStyle w:val="11"/>
        <w:ind w:left="780" w:firstLine="0" w:firstLineChars="0"/>
      </w:pPr>
      <w:r>
        <w:rPr>
          <w:rFonts w:hint="eastAsia"/>
        </w:rPr>
        <w:t>&lt;</w:t>
      </w:r>
      <w:r>
        <w:t>1</w:t>
      </w:r>
      <w:r>
        <w:rPr>
          <w:rFonts w:hint="eastAsia"/>
        </w:rPr>
        <w:t>可行性研究</w:t>
      </w:r>
    </w:p>
    <w:p>
      <w:pPr>
        <w:pStyle w:val="11"/>
        <w:ind w:left="780" w:firstLine="0" w:firstLineChars="0"/>
      </w:pPr>
      <w:r>
        <w:rPr>
          <w:rFonts w:hint="eastAsia"/>
        </w:rPr>
        <w:t>&lt;</w:t>
      </w:r>
      <w:r>
        <w:t>2</w:t>
      </w:r>
      <w:r>
        <w:rPr>
          <w:rFonts w:hint="eastAsia"/>
        </w:rPr>
        <w:t>需求分析</w:t>
      </w:r>
    </w:p>
    <w:p>
      <w:pPr>
        <w:pStyle w:val="11"/>
        <w:ind w:left="780" w:firstLine="0" w:firstLineChars="0"/>
      </w:pPr>
      <w:r>
        <w:rPr>
          <w:rFonts w:hint="eastAsia"/>
        </w:rPr>
        <w:t>&lt;</w:t>
      </w:r>
      <w:r>
        <w:t>3</w:t>
      </w:r>
      <w:r>
        <w:rPr>
          <w:rFonts w:hint="eastAsia"/>
        </w:rPr>
        <w:t>概要设计</w:t>
      </w:r>
    </w:p>
    <w:p>
      <w:pPr>
        <w:pStyle w:val="11"/>
        <w:ind w:left="780" w:firstLine="0" w:firstLineChars="0"/>
      </w:pPr>
      <w:r>
        <w:rPr>
          <w:rFonts w:hint="eastAsia"/>
        </w:rPr>
        <w:t>&lt;</w:t>
      </w:r>
      <w:r>
        <w:t>4</w:t>
      </w:r>
      <w:r>
        <w:rPr>
          <w:rFonts w:hint="eastAsia"/>
        </w:rPr>
        <w:t>详细设计</w:t>
      </w:r>
    </w:p>
    <w:p>
      <w:pPr>
        <w:pStyle w:val="11"/>
        <w:ind w:left="780" w:firstLine="0" w:firstLineChars="0"/>
      </w:pPr>
      <w:r>
        <w:rPr>
          <w:rFonts w:hint="eastAsia"/>
        </w:rPr>
        <w:t>&lt;</w:t>
      </w:r>
      <w:r>
        <w:t>5</w:t>
      </w:r>
      <w:r>
        <w:rPr>
          <w:rFonts w:hint="eastAsia"/>
        </w:rPr>
        <w:t>实现</w:t>
      </w:r>
    </w:p>
    <w:p>
      <w:pPr>
        <w:pStyle w:val="11"/>
        <w:ind w:left="780" w:firstLine="0" w:firstLineChars="0"/>
      </w:pPr>
      <w:r>
        <w:rPr>
          <w:rFonts w:hint="eastAsia"/>
        </w:rPr>
        <w:t>&lt;</w:t>
      </w:r>
      <w:r>
        <w:t>6</w:t>
      </w:r>
      <w:r>
        <w:rPr>
          <w:rFonts w:hint="eastAsia"/>
        </w:rPr>
        <w:t>测试</w:t>
      </w:r>
    </w:p>
    <w:p>
      <w:pPr>
        <w:pStyle w:val="11"/>
        <w:ind w:left="780" w:firstLine="0" w:firstLineChars="0"/>
      </w:pPr>
      <w:r>
        <w:rPr>
          <w:rFonts w:hint="eastAsia"/>
        </w:rPr>
        <w:t>&lt;</w:t>
      </w:r>
      <w:r>
        <w:t>7</w:t>
      </w:r>
      <w:r>
        <w:rPr>
          <w:rFonts w:hint="eastAsia"/>
        </w:rPr>
        <w:t>使用</w:t>
      </w:r>
    </w:p>
    <w:p>
      <w:pPr>
        <w:pStyle w:val="11"/>
        <w:ind w:left="780" w:firstLine="0" w:firstLineChars="0"/>
      </w:pPr>
      <w:r>
        <w:rPr>
          <w:rFonts w:hint="eastAsia"/>
        </w:rPr>
        <w:t>&lt;</w:t>
      </w:r>
      <w:r>
        <w:t>8</w:t>
      </w:r>
      <w:r>
        <w:rPr>
          <w:rFonts w:hint="eastAsia"/>
        </w:rPr>
        <w:t>维护</w:t>
      </w:r>
    </w:p>
    <w:p>
      <w:pPr>
        <w:pStyle w:val="11"/>
        <w:ind w:left="780" w:firstLine="0" w:firstLineChars="0"/>
      </w:pPr>
      <w:r>
        <w:rPr>
          <w:rFonts w:hint="eastAsia"/>
        </w:rPr>
        <w:t>&lt;</w:t>
      </w:r>
      <w:r>
        <w:t>9</w:t>
      </w:r>
      <w:r>
        <w:rPr>
          <w:rFonts w:hint="eastAsia"/>
        </w:rPr>
        <w:t>退役</w:t>
      </w:r>
    </w:p>
    <w:p>
      <w:pPr>
        <w:widowControl/>
        <w:jc w:val="left"/>
        <w:rPr>
          <w:rFonts w:ascii="等线" w:hAnsi="等线" w:eastAsia="等线" w:cs="宋体"/>
          <w:color w:val="000000"/>
          <w:kern w:val="0"/>
          <w:szCs w:val="21"/>
          <w:lang w:val="en"/>
        </w:rPr>
      </w:pPr>
      <w:r>
        <w:rPr>
          <w:rFonts w:hint="eastAsia" w:ascii="等线" w:hAnsi="等线" w:eastAsia="等线" w:cs="宋体"/>
          <w:color w:val="000000"/>
          <w:kern w:val="0"/>
          <w:szCs w:val="21"/>
          <w:lang w:val="en"/>
        </w:rPr>
        <w:t xml:space="preserve">Please briefly describe the </w:t>
      </w:r>
      <w:r>
        <w:rPr>
          <w:rFonts w:hint="eastAsia" w:ascii="等线" w:hAnsi="等线" w:eastAsia="等线" w:cs="宋体"/>
          <w:color w:val="000000"/>
          <w:kern w:val="0"/>
          <w:szCs w:val="21"/>
          <w:lang w:val="en-US" w:eastAsia="zh-CN"/>
        </w:rPr>
        <w:t>software development life cycle</w:t>
      </w:r>
      <w:r>
        <w:rPr>
          <w:rFonts w:hint="eastAsia" w:ascii="等线" w:hAnsi="等线" w:eastAsia="等线" w:cs="宋体"/>
          <w:color w:val="000000"/>
          <w:kern w:val="0"/>
          <w:szCs w:val="21"/>
          <w:lang w:val="en"/>
        </w:rPr>
        <w:t>:</w:t>
      </w:r>
    </w:p>
    <w:p>
      <w:pPr>
        <w:widowControl/>
        <w:ind w:left="780"/>
        <w:jc w:val="left"/>
        <w:rPr>
          <w:rFonts w:hint="default" w:ascii="等线" w:hAnsi="等线" w:eastAsia="等线" w:cs="宋体"/>
          <w:color w:val="000000"/>
          <w:kern w:val="0"/>
          <w:szCs w:val="21"/>
          <w:lang w:val="en-US" w:eastAsia="zh-CN"/>
        </w:rPr>
      </w:pPr>
      <w:r>
        <w:rPr>
          <w:rFonts w:hint="eastAsia" w:ascii="等线" w:hAnsi="等线" w:eastAsia="等线" w:cs="宋体"/>
          <w:color w:val="000000"/>
          <w:kern w:val="0"/>
          <w:szCs w:val="21"/>
        </w:rPr>
        <w:t>&lt;1</w:t>
      </w:r>
      <w:r>
        <w:rPr>
          <w:rFonts w:hint="eastAsia" w:ascii="等线" w:hAnsi="等线" w:eastAsia="等线" w:cs="宋体"/>
          <w:color w:val="000000"/>
          <w:kern w:val="0"/>
          <w:szCs w:val="21"/>
          <w:lang w:val="en"/>
        </w:rPr>
        <w:t xml:space="preserve"> feasibility </w:t>
      </w:r>
      <w:r>
        <w:rPr>
          <w:rFonts w:hint="eastAsia" w:ascii="等线" w:hAnsi="等线" w:eastAsia="等线" w:cs="宋体"/>
          <w:color w:val="000000"/>
          <w:kern w:val="0"/>
          <w:szCs w:val="21"/>
          <w:lang w:val="en-US" w:eastAsia="zh-CN"/>
        </w:rPr>
        <w:t>research</w:t>
      </w:r>
    </w:p>
    <w:p>
      <w:pPr>
        <w:widowControl/>
        <w:ind w:left="78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&lt;2</w:t>
      </w:r>
      <w:r>
        <w:rPr>
          <w:rFonts w:hint="eastAsia" w:ascii="等线" w:hAnsi="等线" w:eastAsia="等线" w:cs="宋体"/>
          <w:color w:val="000000"/>
          <w:kern w:val="0"/>
          <w:szCs w:val="21"/>
          <w:lang w:val="en"/>
        </w:rPr>
        <w:t> </w:t>
      </w:r>
      <w:r>
        <w:rPr>
          <w:rFonts w:hint="eastAsia" w:ascii="等线" w:hAnsi="等线" w:eastAsia="等线" w:cs="宋体"/>
          <w:color w:val="000000"/>
          <w:kern w:val="0"/>
          <w:szCs w:val="21"/>
          <w:lang w:val="en-US" w:eastAsia="zh-CN"/>
        </w:rPr>
        <w:t>requirements</w:t>
      </w:r>
      <w:r>
        <w:rPr>
          <w:rFonts w:hint="eastAsia" w:ascii="等线" w:hAnsi="等线" w:eastAsia="等线" w:cs="宋体"/>
          <w:color w:val="000000"/>
          <w:kern w:val="0"/>
          <w:szCs w:val="21"/>
          <w:lang w:val="en"/>
        </w:rPr>
        <w:t xml:space="preserve"> </w:t>
      </w:r>
      <w:r>
        <w:rPr>
          <w:rFonts w:hint="eastAsia" w:ascii="等线" w:hAnsi="等线" w:eastAsia="等线" w:cs="宋体"/>
          <w:color w:val="000000"/>
          <w:kern w:val="0"/>
          <w:szCs w:val="21"/>
          <w:lang w:val="en-US" w:eastAsia="zh-CN"/>
        </w:rPr>
        <w:t>a</w:t>
      </w:r>
      <w:r>
        <w:rPr>
          <w:rFonts w:hint="eastAsia" w:ascii="等线" w:hAnsi="等线" w:eastAsia="等线" w:cs="宋体"/>
          <w:color w:val="000000"/>
          <w:kern w:val="0"/>
          <w:szCs w:val="21"/>
          <w:lang w:val="en"/>
        </w:rPr>
        <w:t>nalysis</w:t>
      </w:r>
    </w:p>
    <w:p>
      <w:pPr>
        <w:widowControl/>
        <w:ind w:left="78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&lt;3</w:t>
      </w:r>
      <w:r>
        <w:rPr>
          <w:rFonts w:hint="eastAsia" w:ascii="等线" w:hAnsi="等线" w:eastAsia="等线" w:cs="宋体"/>
          <w:color w:val="000000"/>
          <w:kern w:val="0"/>
          <w:szCs w:val="21"/>
          <w:lang w:val="en"/>
        </w:rPr>
        <w:t> </w:t>
      </w:r>
      <w:r>
        <w:rPr>
          <w:rFonts w:hint="eastAsia" w:ascii="等线" w:hAnsi="等线" w:eastAsia="等线" w:cs="宋体"/>
          <w:color w:val="000000"/>
          <w:kern w:val="0"/>
          <w:szCs w:val="21"/>
          <w:lang w:val="en-US" w:eastAsia="zh-CN"/>
        </w:rPr>
        <w:t>preliminary</w:t>
      </w:r>
      <w:r>
        <w:rPr>
          <w:rFonts w:hint="eastAsia" w:ascii="等线" w:hAnsi="等线" w:eastAsia="等线" w:cs="宋体"/>
          <w:color w:val="000000"/>
          <w:kern w:val="0"/>
          <w:szCs w:val="21"/>
          <w:lang w:val="en"/>
        </w:rPr>
        <w:t xml:space="preserve"> design</w:t>
      </w:r>
    </w:p>
    <w:p>
      <w:pPr>
        <w:widowControl/>
        <w:ind w:left="78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&lt;4</w:t>
      </w:r>
      <w:r>
        <w:rPr>
          <w:rFonts w:hint="eastAsia" w:ascii="等线" w:hAnsi="等线" w:eastAsia="等线" w:cs="宋体"/>
          <w:color w:val="000000"/>
          <w:kern w:val="0"/>
          <w:szCs w:val="21"/>
          <w:lang w:val="en"/>
        </w:rPr>
        <w:t> detailed design</w:t>
      </w:r>
    </w:p>
    <w:p>
      <w:pPr>
        <w:widowControl/>
        <w:ind w:left="78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&lt;5</w:t>
      </w:r>
      <w:r>
        <w:rPr>
          <w:rFonts w:hint="eastAsia" w:ascii="等线" w:hAnsi="等线" w:eastAsia="等线" w:cs="宋体"/>
          <w:color w:val="000000"/>
          <w:kern w:val="0"/>
          <w:szCs w:val="21"/>
          <w:lang w:val="en"/>
        </w:rPr>
        <w:t> implementation</w:t>
      </w:r>
    </w:p>
    <w:p>
      <w:pPr>
        <w:widowControl/>
        <w:ind w:left="780"/>
        <w:jc w:val="left"/>
        <w:rPr>
          <w:rFonts w:hint="default" w:ascii="等线" w:hAnsi="等线" w:eastAsia="等线" w:cs="宋体"/>
          <w:color w:val="000000"/>
          <w:kern w:val="0"/>
          <w:szCs w:val="21"/>
          <w:lang w:val="en-US" w:eastAsia="zh-CN"/>
        </w:rPr>
      </w:pPr>
      <w:r>
        <w:rPr>
          <w:rFonts w:hint="eastAsia" w:ascii="等线" w:hAnsi="等线" w:eastAsia="等线" w:cs="宋体"/>
          <w:color w:val="000000"/>
          <w:kern w:val="0"/>
          <w:szCs w:val="21"/>
        </w:rPr>
        <w:t>&lt;6</w:t>
      </w:r>
      <w:r>
        <w:rPr>
          <w:rFonts w:hint="eastAsia" w:ascii="等线" w:hAnsi="等线" w:eastAsia="等线" w:cs="宋体"/>
          <w:color w:val="000000"/>
          <w:kern w:val="0"/>
          <w:szCs w:val="21"/>
          <w:lang w:val="en"/>
        </w:rPr>
        <w:t> test</w:t>
      </w:r>
      <w:r>
        <w:rPr>
          <w:rFonts w:hint="eastAsia" w:ascii="等线" w:hAnsi="等线" w:eastAsia="等线" w:cs="宋体"/>
          <w:color w:val="000000"/>
          <w:kern w:val="0"/>
          <w:szCs w:val="21"/>
          <w:lang w:val="en-US" w:eastAsia="zh-CN"/>
        </w:rPr>
        <w:t>ing</w:t>
      </w:r>
    </w:p>
    <w:p>
      <w:pPr>
        <w:widowControl/>
        <w:ind w:left="78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&lt;7</w:t>
      </w:r>
      <w:r>
        <w:rPr>
          <w:rFonts w:hint="eastAsia" w:ascii="等线" w:hAnsi="等线" w:eastAsia="等线" w:cs="宋体"/>
          <w:color w:val="000000"/>
          <w:kern w:val="0"/>
          <w:szCs w:val="21"/>
          <w:lang w:val="en"/>
        </w:rPr>
        <w:t> use</w:t>
      </w:r>
    </w:p>
    <w:p>
      <w:pPr>
        <w:widowControl/>
        <w:ind w:left="780"/>
        <w:jc w:val="left"/>
        <w:rPr>
          <w:rFonts w:ascii="等线" w:hAnsi="等线" w:eastAsia="等线" w:cs="宋体"/>
          <w:color w:val="000000"/>
          <w:kern w:val="0"/>
          <w:szCs w:val="21"/>
          <w:lang w:val="en"/>
        </w:rPr>
      </w:pPr>
      <w:r>
        <w:rPr>
          <w:rFonts w:hint="eastAsia" w:ascii="等线" w:hAnsi="等线" w:eastAsia="等线" w:cs="宋体"/>
          <w:color w:val="000000"/>
          <w:kern w:val="0"/>
          <w:szCs w:val="21"/>
        </w:rPr>
        <w:t>&lt;8</w:t>
      </w:r>
      <w:r>
        <w:rPr>
          <w:rFonts w:hint="eastAsia" w:ascii="等线" w:hAnsi="等线" w:eastAsia="等线" w:cs="宋体"/>
          <w:color w:val="000000"/>
          <w:kern w:val="0"/>
          <w:szCs w:val="21"/>
          <w:lang w:val="en"/>
        </w:rPr>
        <w:t> maintenance</w:t>
      </w:r>
    </w:p>
    <w:p>
      <w:pPr>
        <w:widowControl/>
        <w:ind w:left="780"/>
        <w:jc w:val="left"/>
        <w:rPr>
          <w:rFonts w:hint="default" w:ascii="等线" w:hAnsi="等线" w:eastAsia="等线" w:cs="宋体"/>
          <w:color w:val="000000"/>
          <w:kern w:val="0"/>
          <w:szCs w:val="21"/>
          <w:lang w:val="en-US" w:eastAsia="zh-CN"/>
        </w:rPr>
      </w:pPr>
      <w:r>
        <w:rPr>
          <w:rFonts w:hint="eastAsia" w:ascii="等线" w:hAnsi="等线" w:eastAsia="等线" w:cs="宋体"/>
          <w:color w:val="000000"/>
          <w:kern w:val="0"/>
          <w:szCs w:val="21"/>
        </w:rPr>
        <w:t>&lt;9</w:t>
      </w:r>
      <w:r>
        <w:rPr>
          <w:rFonts w:hint="eastAsia" w:ascii="等线" w:hAnsi="等线" w:eastAsia="等线" w:cs="宋体"/>
          <w:color w:val="000000"/>
          <w:kern w:val="0"/>
          <w:szCs w:val="21"/>
          <w:lang w:val="en"/>
        </w:rPr>
        <w:t> retir</w:t>
      </w:r>
      <w:r>
        <w:rPr>
          <w:rFonts w:hint="eastAsia" w:ascii="等线" w:hAnsi="等线" w:eastAsia="等线" w:cs="宋体"/>
          <w:color w:val="000000"/>
          <w:kern w:val="0"/>
          <w:szCs w:val="21"/>
          <w:lang w:val="en-US" w:eastAsia="zh-CN"/>
        </w:rPr>
        <w:t>ing</w:t>
      </w:r>
    </w:p>
    <w:p/>
    <w:p>
      <w:r>
        <w:rPr>
          <w:rFonts w:hint="eastAsia"/>
          <w:lang w:val="en-US" w:eastAsia="zh-CN"/>
        </w:rPr>
        <w:t>4</w:t>
      </w:r>
      <w:r>
        <w:t>.C</w:t>
      </w:r>
      <w:r>
        <w:rPr>
          <w:rFonts w:hint="eastAsia"/>
        </w:rPr>
        <w:t>语言的特点有什么？请至少举出三条。（合理即可）</w:t>
      </w:r>
    </w:p>
    <w:p>
      <w:pPr>
        <w:ind w:firstLine="630" w:firstLineChars="300"/>
      </w:pPr>
      <w:r>
        <w:rPr>
          <w:rFonts w:hint="eastAsia"/>
        </w:rPr>
        <w:t>&lt;</w:t>
      </w:r>
      <w:r>
        <w:t>1&gt;</w:t>
      </w:r>
      <w:r>
        <w:rPr>
          <w:rFonts w:hint="eastAsia"/>
        </w:rPr>
        <w:t>占用资源少</w:t>
      </w:r>
    </w:p>
    <w:p>
      <w:pPr>
        <w:ind w:firstLine="630" w:firstLineChars="300"/>
      </w:pPr>
      <w:r>
        <w:rPr>
          <w:rFonts w:hint="eastAsia"/>
        </w:rPr>
        <w:t>&lt;</w:t>
      </w:r>
      <w:r>
        <w:t>2&gt;</w:t>
      </w:r>
      <w:r>
        <w:rPr>
          <w:rFonts w:hint="eastAsia"/>
        </w:rPr>
        <w:t>学习难度大</w:t>
      </w:r>
    </w:p>
    <w:p>
      <w:pPr>
        <w:ind w:firstLine="630" w:firstLineChars="300"/>
      </w:pPr>
      <w:r>
        <w:rPr>
          <w:rFonts w:hint="eastAsia"/>
        </w:rPr>
        <w:t>&lt;</w:t>
      </w:r>
      <w:r>
        <w:t xml:space="preserve">3&gt; </w:t>
      </w:r>
      <w:r>
        <w:rPr>
          <w:rFonts w:hint="eastAsia"/>
        </w:rPr>
        <w:t>速度快</w:t>
      </w:r>
    </w:p>
    <w:p>
      <w:pPr>
        <w:ind w:firstLine="630" w:firstLineChars="300"/>
      </w:pPr>
      <w:r>
        <w:rPr>
          <w:rFonts w:hint="eastAsia"/>
        </w:rPr>
        <w:t>&lt;</w:t>
      </w:r>
      <w:r>
        <w:t>4&gt;</w:t>
      </w:r>
      <w:r>
        <w:rPr>
          <w:rFonts w:hint="eastAsia"/>
        </w:rPr>
        <w:t>适合嵌入式开发</w:t>
      </w:r>
    </w:p>
    <w:p>
      <w:pPr>
        <w:ind w:firstLine="630" w:firstLineChars="300"/>
      </w:pPr>
      <w:r>
        <w:t>……</w:t>
      </w:r>
    </w:p>
    <w:p>
      <w:r>
        <w:t xml:space="preserve">what </w:t>
      </w:r>
      <w:r>
        <w:rPr>
          <w:rFonts w:hint="eastAsia"/>
        </w:rPr>
        <w:t>are</w:t>
      </w:r>
      <w:r>
        <w:t xml:space="preserve"> the feature</w:t>
      </w:r>
      <w:r>
        <w:rPr>
          <w:rFonts w:hint="eastAsia"/>
        </w:rPr>
        <w:t>s</w:t>
      </w:r>
      <w:r>
        <w:t xml:space="preserve"> of C language</w:t>
      </w:r>
      <w:r>
        <w:rPr>
          <w:rFonts w:hint="eastAsia"/>
        </w:rPr>
        <w:t>?</w:t>
      </w:r>
      <w:r>
        <w:t xml:space="preserve"> please list at least </w:t>
      </w:r>
      <w:r>
        <w:rPr>
          <w:rFonts w:hint="eastAsia"/>
        </w:rPr>
        <w:t>3 features.</w:t>
      </w:r>
      <w:r>
        <w:t xml:space="preserve"> </w:t>
      </w:r>
      <w:r>
        <w:rPr>
          <w:rFonts w:hint="eastAsia"/>
        </w:rPr>
        <w:t>（</w:t>
      </w:r>
      <w:r>
        <w:t>Anything reasonable is ok</w:t>
      </w:r>
      <w:r>
        <w:rPr>
          <w:rFonts w:hint="eastAsia"/>
        </w:rPr>
        <w:t>）</w:t>
      </w:r>
    </w:p>
    <w:p>
      <w:pPr>
        <w:ind w:firstLine="630" w:firstLineChars="300"/>
      </w:pPr>
      <w:r>
        <w:rPr>
          <w:rFonts w:hint="eastAsia"/>
        </w:rPr>
        <w:t>&lt;</w:t>
      </w:r>
      <w:r>
        <w:t>1&gt;take up less resources</w:t>
      </w:r>
    </w:p>
    <w:p>
      <w:pPr>
        <w:ind w:firstLine="630" w:firstLineChars="300"/>
      </w:pPr>
      <w:r>
        <w:rPr>
          <w:rFonts w:hint="eastAsia"/>
        </w:rPr>
        <w:t>&lt;</w:t>
      </w:r>
      <w:r>
        <w:t>2&gt;hard to learn</w:t>
      </w:r>
    </w:p>
    <w:p>
      <w:pPr>
        <w:ind w:firstLine="630" w:firstLineChars="300"/>
      </w:pPr>
      <w:r>
        <w:rPr>
          <w:rFonts w:hint="eastAsia"/>
        </w:rPr>
        <w:t>&lt;</w:t>
      </w:r>
      <w:r>
        <w:t>3&gt;fast speed</w:t>
      </w:r>
    </w:p>
    <w:p>
      <w:pPr>
        <w:ind w:firstLine="630" w:firstLineChars="300"/>
      </w:pPr>
      <w:r>
        <w:rPr>
          <w:rFonts w:hint="eastAsia"/>
        </w:rPr>
        <w:t>&lt;</w:t>
      </w:r>
      <w:r>
        <w:t xml:space="preserve">4&gt; </w:t>
      </w:r>
      <w:r>
        <w:rPr>
          <w:rFonts w:hint="eastAsia"/>
        </w:rPr>
        <w:t>suitable for</w:t>
      </w:r>
      <w:r>
        <w:t xml:space="preserve"> embedded development</w:t>
      </w:r>
    </w:p>
    <w:p>
      <w:pPr>
        <w:ind w:firstLine="630" w:firstLineChars="300"/>
      </w:pPr>
      <w:r>
        <w:t>……</w:t>
      </w:r>
    </w:p>
    <w:p/>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lang w:val="en-US" w:eastAsia="zh-CN"/>
        </w:rPr>
        <w:t>5</w:t>
      </w:r>
      <w:r>
        <w:rPr>
          <w:rFonts w:ascii="等线" w:hAnsi="等线" w:eastAsia="等线" w:cs="宋体"/>
          <w:color w:val="000000"/>
          <w:kern w:val="0"/>
          <w:szCs w:val="21"/>
        </w:rPr>
        <w:t>.</w:t>
      </w:r>
      <w:r>
        <w:rPr>
          <w:rFonts w:hint="eastAsia" w:ascii="等线" w:hAnsi="等线" w:eastAsia="等线" w:cs="宋体"/>
          <w:color w:val="000000"/>
          <w:kern w:val="0"/>
          <w:szCs w:val="21"/>
        </w:rPr>
        <w:t>软件的生命周期和软件的开发模型一样吗？请举出例子并说明理由。（合理即可）</w:t>
      </w:r>
    </w:p>
    <w:p>
      <w:pPr>
        <w:widowControl/>
        <w:ind w:firstLine="420" w:firstLineChars="200"/>
        <w:jc w:val="left"/>
        <w:rPr>
          <w:rFonts w:ascii="等线" w:hAnsi="等线" w:eastAsia="等线" w:cs="宋体"/>
          <w:color w:val="000000"/>
          <w:kern w:val="0"/>
          <w:szCs w:val="21"/>
        </w:rPr>
      </w:pPr>
      <w:r>
        <w:rPr>
          <w:rFonts w:ascii="等线" w:hAnsi="等线" w:eastAsia="等线" w:cs="宋体"/>
          <w:color w:val="000000"/>
          <w:kern w:val="0"/>
          <w:szCs w:val="21"/>
        </w:rPr>
        <w:t xml:space="preserve">Is the </w:t>
      </w:r>
      <w:r>
        <w:rPr>
          <w:rFonts w:hint="eastAsia" w:ascii="等线" w:hAnsi="等线" w:eastAsia="等线" w:cs="宋体"/>
          <w:color w:val="000000"/>
          <w:kern w:val="0"/>
          <w:szCs w:val="21"/>
        </w:rPr>
        <w:t>system</w:t>
      </w:r>
      <w:r>
        <w:rPr>
          <w:rFonts w:ascii="等线" w:hAnsi="等线" w:eastAsia="等线" w:cs="宋体"/>
          <w:color w:val="000000"/>
          <w:kern w:val="0"/>
          <w:szCs w:val="21"/>
        </w:rPr>
        <w:t xml:space="preserve"> life cycle the same as the development </w:t>
      </w:r>
      <w:r>
        <w:rPr>
          <w:rFonts w:hint="eastAsia" w:ascii="等线" w:hAnsi="等线" w:eastAsia="等线" w:cs="宋体"/>
          <w:color w:val="000000"/>
          <w:kern w:val="0"/>
          <w:szCs w:val="21"/>
        </w:rPr>
        <w:t>process</w:t>
      </w:r>
      <w:r>
        <w:rPr>
          <w:rFonts w:ascii="等线" w:hAnsi="等线" w:eastAsia="等线" w:cs="宋体"/>
          <w:color w:val="000000"/>
          <w:kern w:val="0"/>
          <w:szCs w:val="21"/>
        </w:rPr>
        <w:t xml:space="preserve"> model</w:t>
      </w:r>
      <w:r>
        <w:rPr>
          <w:rFonts w:hint="eastAsia" w:ascii="等线" w:hAnsi="等线" w:eastAsia="等线" w:cs="宋体"/>
          <w:color w:val="000000"/>
          <w:kern w:val="0"/>
          <w:szCs w:val="21"/>
        </w:rPr>
        <w:t>s</w:t>
      </w:r>
      <w:r>
        <w:rPr>
          <w:rFonts w:ascii="等线" w:hAnsi="等线" w:eastAsia="等线" w:cs="宋体"/>
          <w:color w:val="000000"/>
          <w:kern w:val="0"/>
          <w:szCs w:val="21"/>
        </w:rPr>
        <w:t xml:space="preserve">? Please </w:t>
      </w:r>
      <w:r>
        <w:rPr>
          <w:rFonts w:hint="eastAsia" w:ascii="等线" w:hAnsi="等线" w:eastAsia="等线" w:cs="宋体"/>
          <w:color w:val="000000"/>
          <w:kern w:val="0"/>
          <w:szCs w:val="21"/>
        </w:rPr>
        <w:t>list</w:t>
      </w:r>
      <w:r>
        <w:rPr>
          <w:rFonts w:ascii="等线" w:hAnsi="等线" w:eastAsia="等线" w:cs="宋体"/>
          <w:color w:val="000000"/>
          <w:kern w:val="0"/>
          <w:szCs w:val="21"/>
        </w:rPr>
        <w:t xml:space="preserve"> </w:t>
      </w:r>
      <w:r>
        <w:rPr>
          <w:rFonts w:hint="eastAsia" w:ascii="等线" w:hAnsi="等线" w:eastAsia="等线" w:cs="宋体"/>
          <w:color w:val="000000"/>
          <w:kern w:val="0"/>
          <w:szCs w:val="21"/>
        </w:rPr>
        <w:t>some</w:t>
      </w:r>
      <w:r>
        <w:rPr>
          <w:rFonts w:ascii="等线" w:hAnsi="等线" w:eastAsia="等线" w:cs="宋体"/>
          <w:color w:val="000000"/>
          <w:kern w:val="0"/>
          <w:szCs w:val="21"/>
        </w:rPr>
        <w:t xml:space="preserve"> </w:t>
      </w:r>
      <w:r>
        <w:rPr>
          <w:rFonts w:hint="eastAsia" w:ascii="等线" w:hAnsi="等线" w:eastAsia="等线" w:cs="宋体"/>
          <w:color w:val="000000"/>
          <w:kern w:val="0"/>
          <w:szCs w:val="21"/>
        </w:rPr>
        <w:t>examples</w:t>
      </w:r>
      <w:r>
        <w:rPr>
          <w:rFonts w:ascii="等线" w:hAnsi="等线" w:eastAsia="等线" w:cs="宋体"/>
          <w:color w:val="000000"/>
          <w:kern w:val="0"/>
          <w:szCs w:val="21"/>
        </w:rPr>
        <w:t xml:space="preserve"> </w:t>
      </w:r>
      <w:r>
        <w:rPr>
          <w:rFonts w:hint="eastAsia" w:ascii="等线" w:hAnsi="等线" w:eastAsia="等线" w:cs="宋体"/>
          <w:color w:val="000000"/>
          <w:kern w:val="0"/>
          <w:szCs w:val="21"/>
        </w:rPr>
        <w:t xml:space="preserve">and </w:t>
      </w:r>
      <w:r>
        <w:rPr>
          <w:rFonts w:ascii="等线" w:hAnsi="等线" w:eastAsia="等线" w:cs="宋体"/>
          <w:color w:val="000000"/>
          <w:kern w:val="0"/>
          <w:szCs w:val="21"/>
        </w:rPr>
        <w:t>explain</w:t>
      </w:r>
      <w:r>
        <w:rPr>
          <w:rFonts w:hint="eastAsia" w:ascii="等线" w:hAnsi="等线" w:eastAsia="等线" w:cs="宋体"/>
          <w:color w:val="000000"/>
          <w:kern w:val="0"/>
          <w:szCs w:val="21"/>
        </w:rPr>
        <w:t>.</w:t>
      </w:r>
      <w:r>
        <w:rPr>
          <w:rFonts w:ascii="等线" w:hAnsi="等线" w:eastAsia="等线" w:cs="宋体"/>
          <w:color w:val="000000"/>
          <w:kern w:val="0"/>
          <w:szCs w:val="21"/>
        </w:rPr>
        <w:t xml:space="preserve"> </w:t>
      </w:r>
      <w:r>
        <w:rPr>
          <w:rFonts w:hint="eastAsia" w:ascii="等线" w:hAnsi="等线" w:eastAsia="等线" w:cs="宋体"/>
          <w:color w:val="000000"/>
          <w:kern w:val="0"/>
          <w:szCs w:val="21"/>
        </w:rPr>
        <w:t>（</w:t>
      </w:r>
      <w:r>
        <w:t>Anything reasonable is ok</w:t>
      </w:r>
      <w:r>
        <w:rPr>
          <w:rFonts w:hint="eastAsia" w:ascii="等线" w:hAnsi="等线" w:eastAsia="等线" w:cs="宋体"/>
          <w:color w:val="000000"/>
          <w:kern w:val="0"/>
          <w:szCs w:val="21"/>
        </w:rPr>
        <w:t>）</w:t>
      </w:r>
    </w:p>
    <w:p>
      <w:pPr>
        <w:ind w:firstLine="420" w:firstLineChars="200"/>
      </w:pPr>
      <w:r>
        <w:rPr>
          <w:rFonts w:hint="eastAsia"/>
        </w:rPr>
        <w:t>二者并不一样。</w:t>
      </w:r>
    </w:p>
    <w:p>
      <w:pPr>
        <w:ind w:firstLine="420" w:firstLineChars="200"/>
      </w:pPr>
      <w:r>
        <w:rPr>
          <w:rFonts w:hint="eastAsia"/>
        </w:rPr>
        <w:t>软件的生命周期是</w:t>
      </w:r>
      <w:r>
        <w:t>一个软件产品或软件系统</w:t>
      </w:r>
      <w:r>
        <w:rPr>
          <w:rFonts w:hint="eastAsia"/>
        </w:rPr>
        <w:t>从</w:t>
      </w:r>
      <w:r>
        <w:t>孕育、诞生、成长、成熟</w:t>
      </w:r>
      <w:r>
        <w:rPr>
          <w:rFonts w:hint="eastAsia"/>
        </w:rPr>
        <w:t>到最终</w:t>
      </w:r>
      <w:r>
        <w:t>衰亡</w:t>
      </w:r>
      <w:r>
        <w:rPr>
          <w:rFonts w:hint="eastAsia"/>
        </w:rPr>
        <w:t>的全部过程。其中的阶段有很多，例如：设计，测试等</w:t>
      </w:r>
    </w:p>
    <w:p>
      <w:pPr>
        <w:ind w:firstLine="420" w:firstLineChars="200"/>
      </w:pPr>
      <w:r>
        <w:rPr>
          <w:rFonts w:hint="eastAsia"/>
        </w:rPr>
        <w:t>而软件开发模型则是一种面对实际去解决问题的方法，在不同的场景去采用不同的方法解决问题，有着多元化的特点。例如：瀑布模型、增量模型等</w:t>
      </w:r>
    </w:p>
    <w:p>
      <w:pPr>
        <w:ind w:firstLine="420" w:firstLineChars="200"/>
      </w:pPr>
      <w:r>
        <w:rPr>
          <w:rFonts w:hint="eastAsia"/>
        </w:rPr>
        <w:t>举个例子：生命周期，就好像你人有生老病死一样，这是一个跟具体哪个人没有太大关系，只跟你是“人”这种类型的生物有关系的东西。就像软件生命周期，跟你具体是哪款、哪类、哪家公司开发的软件没有关系，只要你是“软件”这种类型的东西，就有相同或相似的生命周期。</w:t>
      </w:r>
    </w:p>
    <w:p>
      <w:pPr>
        <w:ind w:firstLine="420" w:firstLineChars="200"/>
      </w:pPr>
      <w:r>
        <w:rPr>
          <w:rFonts w:hint="eastAsia"/>
        </w:rPr>
        <w:t>而软件开发过程模型，就好像人生模式和人生的关系。同样是一次人生，你可以单身过，也可以儿孙满堂地过。不同的人选择不同的人生模式。就和对于不同的软件或者不同公司的软件，可以采取不同的软件开发过程模型来开发一样。</w:t>
      </w:r>
    </w:p>
    <w:p>
      <w:pPr>
        <w:ind w:firstLine="420" w:firstLineChars="200"/>
      </w:pPr>
      <w:r>
        <w:t>They are different.</w:t>
      </w:r>
    </w:p>
    <w:p>
      <w:pPr>
        <w:widowControl/>
        <w:ind w:firstLine="420" w:firstLineChars="200"/>
        <w:jc w:val="left"/>
        <w:rPr>
          <w:rFonts w:ascii="等线" w:hAnsi="等线" w:eastAsia="等线" w:cs="宋体"/>
          <w:color w:val="000000"/>
          <w:kern w:val="0"/>
          <w:szCs w:val="21"/>
        </w:rPr>
      </w:pPr>
      <w:r>
        <w:rPr>
          <w:rFonts w:ascii="等线" w:hAnsi="等线" w:eastAsia="等线" w:cs="宋体"/>
          <w:color w:val="000000"/>
          <w:kern w:val="0"/>
          <w:szCs w:val="21"/>
        </w:rPr>
        <w:t>S</w:t>
      </w:r>
      <w:r>
        <w:rPr>
          <w:rFonts w:hint="eastAsia" w:ascii="等线" w:hAnsi="等线" w:eastAsia="等线" w:cs="宋体"/>
          <w:color w:val="000000"/>
          <w:kern w:val="0"/>
          <w:szCs w:val="21"/>
        </w:rPr>
        <w:t>ystem</w:t>
      </w:r>
      <w:r>
        <w:rPr>
          <w:rFonts w:ascii="等线" w:hAnsi="等线" w:eastAsia="等线" w:cs="宋体"/>
          <w:color w:val="000000"/>
          <w:kern w:val="0"/>
          <w:szCs w:val="21"/>
        </w:rPr>
        <w:t xml:space="preserve"> life cycle is the whole process of a software product or software system from conception, birth, growth, maturity to final decline. T</w:t>
      </w:r>
      <w:r>
        <w:rPr>
          <w:rFonts w:hint="eastAsia" w:ascii="等线" w:hAnsi="等线" w:eastAsia="等线" w:cs="宋体"/>
          <w:color w:val="000000"/>
          <w:kern w:val="0"/>
          <w:szCs w:val="21"/>
        </w:rPr>
        <w:t>here</w:t>
      </w:r>
      <w:r>
        <w:rPr>
          <w:rFonts w:ascii="等线" w:hAnsi="等线" w:eastAsia="等线" w:cs="宋体"/>
          <w:color w:val="000000"/>
          <w:kern w:val="0"/>
          <w:szCs w:val="21"/>
        </w:rPr>
        <w:t xml:space="preserve"> are so many stages , such as, designing stage</w:t>
      </w:r>
      <w:r>
        <w:rPr>
          <w:rFonts w:hint="eastAsia" w:ascii="等线" w:hAnsi="等线" w:eastAsia="等线" w:cs="宋体"/>
          <w:color w:val="000000"/>
          <w:kern w:val="0"/>
          <w:szCs w:val="21"/>
          <w:lang w:val="en-US" w:eastAsia="zh-CN"/>
        </w:rPr>
        <w:t>,</w:t>
      </w:r>
      <w:r>
        <w:rPr>
          <w:rFonts w:ascii="等线" w:hAnsi="等线" w:eastAsia="等线" w:cs="宋体"/>
          <w:color w:val="000000"/>
          <w:kern w:val="0"/>
          <w:szCs w:val="21"/>
        </w:rPr>
        <w:t xml:space="preserve"> </w:t>
      </w:r>
      <w:r>
        <w:rPr>
          <w:rFonts w:hint="eastAsia" w:ascii="等线" w:hAnsi="等线" w:eastAsia="等线" w:cs="宋体"/>
          <w:color w:val="000000"/>
          <w:kern w:val="0"/>
          <w:szCs w:val="21"/>
          <w:lang w:val="en-US" w:eastAsia="zh-CN"/>
        </w:rPr>
        <w:t>t</w:t>
      </w:r>
      <w:r>
        <w:rPr>
          <w:rFonts w:ascii="等线" w:hAnsi="等线" w:eastAsia="等线" w:cs="宋体"/>
          <w:color w:val="000000"/>
          <w:kern w:val="0"/>
          <w:szCs w:val="21"/>
        </w:rPr>
        <w:t>esting stage and so on.</w:t>
      </w:r>
    </w:p>
    <w:p>
      <w:pPr>
        <w:widowControl/>
        <w:ind w:firstLine="420" w:firstLineChars="200"/>
        <w:jc w:val="left"/>
        <w:rPr>
          <w:rFonts w:ascii="等线" w:hAnsi="等线" w:eastAsia="等线" w:cs="宋体"/>
          <w:color w:val="000000"/>
          <w:kern w:val="0"/>
          <w:szCs w:val="21"/>
        </w:rPr>
      </w:pPr>
      <w:r>
        <w:rPr>
          <w:rFonts w:ascii="等线" w:hAnsi="等线" w:eastAsia="等线" w:cs="宋体"/>
          <w:color w:val="000000"/>
          <w:kern w:val="0"/>
          <w:szCs w:val="21"/>
        </w:rPr>
        <w:t xml:space="preserve">The development </w:t>
      </w:r>
      <w:r>
        <w:rPr>
          <w:rFonts w:hint="eastAsia" w:ascii="等线" w:hAnsi="等线" w:eastAsia="等线" w:cs="宋体"/>
          <w:color w:val="000000"/>
          <w:kern w:val="0"/>
          <w:szCs w:val="21"/>
        </w:rPr>
        <w:t>process</w:t>
      </w:r>
      <w:r>
        <w:rPr>
          <w:rFonts w:ascii="等线" w:hAnsi="等线" w:eastAsia="等线" w:cs="宋体"/>
          <w:color w:val="000000"/>
          <w:kern w:val="0"/>
          <w:szCs w:val="21"/>
        </w:rPr>
        <w:t xml:space="preserve"> model is a practical method to solve problems. It adopts different methods to solve problems in different scenarios</w:t>
      </w:r>
      <w:r>
        <w:rPr>
          <w:rFonts w:hint="eastAsia" w:ascii="等线" w:hAnsi="等线" w:eastAsia="等线" w:cs="宋体"/>
          <w:color w:val="000000"/>
          <w:kern w:val="0"/>
          <w:szCs w:val="21"/>
          <w:lang w:val="en-US" w:eastAsia="zh-CN"/>
        </w:rPr>
        <w:t>. There are different models such as</w:t>
      </w:r>
      <w:r>
        <w:rPr>
          <w:rFonts w:ascii="等线" w:hAnsi="等线" w:eastAsia="等线" w:cs="宋体"/>
          <w:color w:val="000000"/>
          <w:kern w:val="0"/>
          <w:szCs w:val="21"/>
        </w:rPr>
        <w:t xml:space="preserve">, waterfall model, incremental model and so on. </w:t>
      </w:r>
    </w:p>
    <w:p>
      <w:pPr>
        <w:widowControl/>
        <w:jc w:val="left"/>
        <w:rPr>
          <w:rFonts w:hint="eastAsia" w:ascii="等线" w:hAnsi="等线" w:eastAsia="等线" w:cs="宋体"/>
          <w:color w:val="000000"/>
          <w:kern w:val="0"/>
          <w:szCs w:val="21"/>
        </w:rPr>
      </w:pPr>
    </w:p>
    <w:p>
      <w:pPr>
        <w:widowControl/>
        <w:jc w:val="left"/>
        <w:rPr>
          <w:rFonts w:ascii="等线" w:hAnsi="等线" w:eastAsia="等线" w:cs="宋体"/>
          <w:b/>
          <w:color w:val="000000"/>
          <w:kern w:val="0"/>
          <w:szCs w:val="21"/>
        </w:rPr>
      </w:pPr>
      <w:r>
        <w:rPr>
          <w:rFonts w:hint="eastAsia" w:ascii="等线" w:hAnsi="等线" w:eastAsia="等线" w:cs="宋体"/>
          <w:b/>
          <w:color w:val="000000"/>
          <w:kern w:val="0"/>
          <w:szCs w:val="21"/>
        </w:rPr>
        <w:t>连线题（</w:t>
      </w:r>
      <w:r>
        <w:rPr>
          <w:rFonts w:ascii="等线" w:hAnsi="等线" w:eastAsia="等线" w:cs="宋体"/>
          <w:b/>
          <w:color w:val="000000"/>
          <w:kern w:val="0"/>
          <w:szCs w:val="21"/>
        </w:rPr>
        <w:t>M</w:t>
      </w:r>
      <w:r>
        <w:rPr>
          <w:rFonts w:hint="eastAsia" w:ascii="等线" w:hAnsi="等线" w:eastAsia="等线" w:cs="宋体"/>
          <w:b/>
          <w:color w:val="000000"/>
          <w:kern w:val="0"/>
          <w:szCs w:val="21"/>
        </w:rPr>
        <w:t>atching）</w:t>
      </w:r>
    </w:p>
    <w:p>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将流程图和相应的模型连线（match</w:t>
      </w:r>
      <w:r>
        <w:rPr>
          <w:rFonts w:ascii="等线" w:hAnsi="等线" w:eastAsia="等线" w:cs="宋体"/>
          <w:color w:val="000000"/>
          <w:kern w:val="0"/>
          <w:szCs w:val="21"/>
        </w:rPr>
        <w:t xml:space="preserve"> the flow chart</w:t>
      </w:r>
      <w:r>
        <w:rPr>
          <w:rFonts w:hint="eastAsia" w:ascii="等线" w:hAnsi="等线" w:eastAsia="等线" w:cs="宋体"/>
          <w:color w:val="000000"/>
          <w:kern w:val="0"/>
          <w:szCs w:val="21"/>
        </w:rPr>
        <w:t>s</w:t>
      </w:r>
      <w:r>
        <w:rPr>
          <w:rFonts w:ascii="等线" w:hAnsi="等线" w:eastAsia="等线" w:cs="宋体"/>
          <w:color w:val="000000"/>
          <w:kern w:val="0"/>
          <w:szCs w:val="21"/>
        </w:rPr>
        <w:t xml:space="preserve"> with the corresponding model</w:t>
      </w:r>
      <w:r>
        <w:rPr>
          <w:rFonts w:hint="eastAsia" w:ascii="等线" w:hAnsi="等线" w:eastAsia="等线" w:cs="宋体"/>
          <w:color w:val="000000"/>
          <w:kern w:val="0"/>
          <w:szCs w:val="21"/>
        </w:rPr>
        <w:t>s）</w:t>
      </w:r>
      <w:r>
        <w:rPr>
          <w:rFonts w:hint="eastAsia"/>
        </w:rPr>
        <w:drawing>
          <wp:anchor distT="0" distB="0" distL="114300" distR="114300" simplePos="0" relativeHeight="251662336" behindDoc="0" locked="0" layoutInCell="1" allowOverlap="1">
            <wp:simplePos x="0" y="0"/>
            <wp:positionH relativeFrom="column">
              <wp:posOffset>296545</wp:posOffset>
            </wp:positionH>
            <wp:positionV relativeFrom="paragraph">
              <wp:posOffset>347980</wp:posOffset>
            </wp:positionV>
            <wp:extent cx="1045845" cy="937260"/>
            <wp:effectExtent l="0" t="0" r="5715" b="762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1045845" cy="937260"/>
                    </a:xfrm>
                    <a:prstGeom prst="rect">
                      <a:avLst/>
                    </a:prstGeom>
                  </pic:spPr>
                </pic:pic>
              </a:graphicData>
            </a:graphic>
          </wp:anchor>
        </w:drawing>
      </w:r>
    </w:p>
    <w:p>
      <w:pPr>
        <w:pStyle w:val="11"/>
        <w:ind w:left="360" w:firstLine="0" w:firstLineChars="0"/>
      </w:pPr>
      <w:r>
        <w:rPr>
          <w:rFonts w:hint="eastAsia"/>
        </w:rPr>
        <w:drawing>
          <wp:anchor distT="0" distB="0" distL="114300" distR="114300" simplePos="0" relativeHeight="251663360" behindDoc="0" locked="0" layoutInCell="1" allowOverlap="1">
            <wp:simplePos x="0" y="0"/>
            <wp:positionH relativeFrom="column">
              <wp:posOffset>1882140</wp:posOffset>
            </wp:positionH>
            <wp:positionV relativeFrom="paragraph">
              <wp:posOffset>238760</wp:posOffset>
            </wp:positionV>
            <wp:extent cx="1776095" cy="848995"/>
            <wp:effectExtent l="0" t="0" r="6985" b="4445"/>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6095" cy="848995"/>
                    </a:xfrm>
                    <a:prstGeom prst="rect">
                      <a:avLst/>
                    </a:prstGeom>
                  </pic:spPr>
                </pic:pic>
              </a:graphicData>
            </a:graphic>
          </wp:anchor>
        </w:drawing>
      </w:r>
      <w:r>
        <w:rPr>
          <w:rFonts w:hint="eastAsia"/>
        </w:rPr>
        <w:drawing>
          <wp:anchor distT="0" distB="0" distL="114300" distR="114300" simplePos="0" relativeHeight="251665408" behindDoc="0" locked="0" layoutInCell="1" allowOverlap="1">
            <wp:simplePos x="0" y="0"/>
            <wp:positionH relativeFrom="column">
              <wp:posOffset>3726815</wp:posOffset>
            </wp:positionH>
            <wp:positionV relativeFrom="paragraph">
              <wp:posOffset>13970</wp:posOffset>
            </wp:positionV>
            <wp:extent cx="2040255" cy="1176655"/>
            <wp:effectExtent l="0" t="0" r="1905" b="1206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2040323" cy="1176637"/>
                    </a:xfrm>
                    <a:prstGeom prst="rect">
                      <a:avLst/>
                    </a:prstGeom>
                  </pic:spPr>
                </pic:pic>
              </a:graphicData>
            </a:graphic>
          </wp:anchor>
        </w:drawing>
      </w:r>
      <w:r>
        <w:rPr>
          <w:rFonts w:hint="eastAsia"/>
        </w:rPr>
        <w:drawing>
          <wp:anchor distT="0" distB="0" distL="114300" distR="114300" simplePos="0" relativeHeight="251659264" behindDoc="1" locked="0" layoutInCell="1" allowOverlap="1">
            <wp:simplePos x="0" y="0"/>
            <wp:positionH relativeFrom="column">
              <wp:posOffset>160655</wp:posOffset>
            </wp:positionH>
            <wp:positionV relativeFrom="paragraph">
              <wp:posOffset>241300</wp:posOffset>
            </wp:positionV>
            <wp:extent cx="1433830" cy="826770"/>
            <wp:effectExtent l="0" t="0" r="13970" b="1143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33830" cy="826770"/>
                    </a:xfrm>
                    <a:prstGeom prst="rect">
                      <a:avLst/>
                    </a:prstGeom>
                  </pic:spPr>
                </pic:pic>
              </a:graphicData>
            </a:graphic>
          </wp:anchor>
        </w:drawing>
      </w:r>
    </w:p>
    <w:p>
      <w:pPr>
        <w:pStyle w:val="11"/>
        <w:ind w:left="360" w:firstLine="0" w:firstLineChars="0"/>
      </w:pPr>
    </w:p>
    <w:p>
      <w:pPr>
        <w:pStyle w:val="11"/>
        <w:ind w:left="360" w:firstLine="1050" w:firstLineChars="500"/>
      </w:pPr>
      <w:r>
        <w:rPr>
          <w:rFonts w:hint="eastAsia"/>
        </w:rPr>
        <w:drawing>
          <wp:anchor distT="0" distB="0" distL="114300" distR="114300" simplePos="0" relativeHeight="251664384" behindDoc="0" locked="0" layoutInCell="1" allowOverlap="1">
            <wp:simplePos x="0" y="0"/>
            <wp:positionH relativeFrom="column">
              <wp:posOffset>176530</wp:posOffset>
            </wp:positionH>
            <wp:positionV relativeFrom="paragraph">
              <wp:posOffset>301625</wp:posOffset>
            </wp:positionV>
            <wp:extent cx="1418590" cy="723265"/>
            <wp:effectExtent l="0" t="0" r="13970" b="8255"/>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8590" cy="723265"/>
                    </a:xfrm>
                    <a:prstGeom prst="rect">
                      <a:avLst/>
                    </a:prstGeom>
                  </pic:spPr>
                </pic:pic>
              </a:graphicData>
            </a:graphic>
          </wp:anchor>
        </w:drawing>
      </w:r>
      <w:r>
        <w:rPr>
          <w:rFonts w:hint="eastAsia"/>
        </w:rPr>
        <w:t>1</w:t>
      </w:r>
      <w:r>
        <w:t xml:space="preserve">                          2                               3</w:t>
      </w:r>
    </w:p>
    <w:p>
      <w:pPr>
        <w:ind w:firstLine="1365" w:firstLineChars="650"/>
      </w:pPr>
      <w:r>
        <w:rPr>
          <w:rFonts w:hint="eastAsia"/>
        </w:rPr>
        <w:t>4</w:t>
      </w:r>
    </w:p>
    <w:p>
      <w:pPr>
        <w:pStyle w:val="11"/>
        <w:numPr>
          <w:ilvl w:val="0"/>
          <w:numId w:val="18"/>
        </w:numPr>
        <w:ind w:firstLineChars="0"/>
      </w:pPr>
      <w:r>
        <w:rPr>
          <w:rFonts w:hint="eastAsia"/>
        </w:rPr>
        <w:t>瀑布模型-</w:t>
      </w:r>
      <w:r>
        <w:t xml:space="preserve">Waterfall model; </w:t>
      </w:r>
    </w:p>
    <w:p>
      <w:pPr>
        <w:pStyle w:val="11"/>
        <w:numPr>
          <w:ilvl w:val="0"/>
          <w:numId w:val="18"/>
        </w:numPr>
        <w:ind w:firstLineChars="0"/>
      </w:pPr>
      <w:r>
        <w:rPr>
          <w:rFonts w:hint="eastAsia"/>
        </w:rPr>
        <w:t>增量模型-</w:t>
      </w:r>
      <w:r>
        <w:t>Incremental model;</w:t>
      </w:r>
    </w:p>
    <w:p>
      <w:pPr>
        <w:pStyle w:val="11"/>
        <w:numPr>
          <w:ilvl w:val="0"/>
          <w:numId w:val="18"/>
        </w:numPr>
        <w:ind w:firstLineChars="0"/>
      </w:pPr>
      <w:r>
        <w:rPr>
          <w:rFonts w:hint="eastAsia"/>
        </w:rPr>
        <w:t>螺旋模型-</w:t>
      </w:r>
      <w:r>
        <w:t xml:space="preserve">Spiral model; </w:t>
      </w:r>
    </w:p>
    <w:p>
      <w:pPr>
        <w:pStyle w:val="11"/>
        <w:numPr>
          <w:ilvl w:val="0"/>
          <w:numId w:val="18"/>
        </w:numPr>
        <w:ind w:firstLineChars="0"/>
      </w:pPr>
      <w:r>
        <w:rPr>
          <w:rFonts w:hint="eastAsia"/>
        </w:rPr>
        <w:t>迭代模型-</w:t>
      </w:r>
      <w:r>
        <w:t>Iterative model</w:t>
      </w:r>
    </w:p>
    <w:p>
      <w:r>
        <w:t>Answer:1—C;2—D;3—A;4—B</w:t>
      </w:r>
    </w:p>
    <w:p>
      <w:pPr>
        <w:widowControl/>
        <w:jc w:val="left"/>
        <w:rPr>
          <w:rFonts w:ascii="等线" w:hAnsi="等线" w:eastAsia="等线" w:cs="宋体"/>
          <w:color w:val="000000"/>
          <w:kern w:val="0"/>
          <w:szCs w:val="21"/>
        </w:rPr>
      </w:pPr>
    </w:p>
    <w:p>
      <w:pPr>
        <w:rPr>
          <w:rFonts w:hint="default" w:eastAsiaTheme="minorEastAsia"/>
          <w:sz w:val="24"/>
          <w:lang w:val="en-US" w:eastAsia="zh-CN"/>
        </w:rPr>
      </w:pPr>
      <w:r>
        <w:rPr>
          <w:rFonts w:hint="eastAsia"/>
          <w:sz w:val="24"/>
          <w:lang w:val="en-US" w:eastAsia="zh-CN"/>
        </w:rPr>
        <w:t>True/False</w:t>
      </w:r>
    </w:p>
    <w:p>
      <w:pPr>
        <w:rPr>
          <w:rFonts w:hint="eastAsia"/>
          <w:sz w:val="24"/>
          <w:lang w:val="en-US" w:eastAsia="zh-CN"/>
        </w:rPr>
      </w:pPr>
      <w:r>
        <w:rPr>
          <w:rFonts w:hint="eastAsia"/>
          <w:sz w:val="24"/>
          <w:lang w:val="en-US" w:eastAsia="zh-CN"/>
        </w:rPr>
        <w:t>1、</w:t>
      </w:r>
      <w:r>
        <w:rPr>
          <w:sz w:val="24"/>
        </w:rPr>
        <w:t xml:space="preserve">There are two 0s in </w:t>
      </w:r>
      <w:r>
        <w:rPr>
          <w:rFonts w:hint="eastAsia"/>
          <w:sz w:val="24"/>
        </w:rPr>
        <w:t>two's complement</w:t>
      </w:r>
      <w:r>
        <w:rPr>
          <w:sz w:val="24"/>
        </w:rPr>
        <w:t xml:space="preserve"> representation: positive zero (+0) and negative zero (-0).</w:t>
      </w:r>
      <w:r>
        <w:rPr>
          <w:rFonts w:hint="eastAsia"/>
          <w:sz w:val="24"/>
          <w:lang w:eastAsia="zh-CN"/>
        </w:rPr>
        <w:t>（</w:t>
      </w:r>
      <w:r>
        <w:rPr>
          <w:rFonts w:hint="eastAsia"/>
          <w:sz w:val="24"/>
          <w:lang w:val="en-US" w:eastAsia="zh-CN"/>
        </w:rPr>
        <w:t>F）</w:t>
      </w:r>
    </w:p>
    <w:p>
      <w:pPr>
        <w:rPr>
          <w:rFonts w:hint="eastAsia"/>
          <w:sz w:val="24"/>
          <w:lang w:val="en-US" w:eastAsia="zh-CN"/>
        </w:rPr>
      </w:pPr>
      <w:r>
        <w:rPr>
          <w:rFonts w:hint="eastAsia"/>
          <w:sz w:val="24"/>
          <w:lang w:val="en-US" w:eastAsia="zh-CN"/>
        </w:rPr>
        <w:t>2、</w:t>
      </w:r>
      <w:r>
        <w:rPr>
          <w:sz w:val="24"/>
        </w:rPr>
        <w:t xml:space="preserve">Vector images </w:t>
      </w:r>
      <w:r>
        <w:rPr>
          <w:rFonts w:hint="eastAsia"/>
          <w:sz w:val="24"/>
        </w:rPr>
        <w:t xml:space="preserve">usually </w:t>
      </w:r>
      <w:r>
        <w:rPr>
          <w:sz w:val="24"/>
        </w:rPr>
        <w:t>use much less storage space than bitmap images, but do not look as realistic as bitmap images.</w:t>
      </w:r>
      <w:r>
        <w:rPr>
          <w:rFonts w:hint="eastAsia"/>
          <w:sz w:val="24"/>
          <w:lang w:eastAsia="zh-CN"/>
        </w:rPr>
        <w:t>（</w:t>
      </w:r>
      <w:r>
        <w:rPr>
          <w:rFonts w:hint="eastAsia"/>
          <w:sz w:val="24"/>
          <w:lang w:val="en-US" w:eastAsia="zh-CN"/>
        </w:rPr>
        <w:t>T）</w:t>
      </w:r>
    </w:p>
    <w:p>
      <w:pPr>
        <w:rPr>
          <w:rFonts w:hint="eastAsia"/>
          <w:sz w:val="24"/>
          <w:lang w:val="en-US" w:eastAsia="zh-CN"/>
        </w:rPr>
      </w:pPr>
      <w:r>
        <w:rPr>
          <w:rFonts w:hint="eastAsia"/>
          <w:sz w:val="24"/>
          <w:lang w:val="en-US" w:eastAsia="zh-CN"/>
        </w:rPr>
        <w:t>3、</w:t>
      </w:r>
      <w:r>
        <w:rPr>
          <w:rFonts w:hint="eastAsia"/>
          <w:sz w:val="24"/>
        </w:rPr>
        <w:t xml:space="preserve">Demand paging and segmentation is a swapping memory management technique. </w:t>
      </w:r>
      <w:r>
        <w:rPr>
          <w:rFonts w:hint="eastAsia"/>
          <w:sz w:val="24"/>
          <w:lang w:eastAsia="zh-CN"/>
        </w:rPr>
        <w:t>（</w:t>
      </w:r>
      <w:r>
        <w:rPr>
          <w:rFonts w:hint="eastAsia"/>
          <w:sz w:val="24"/>
          <w:lang w:val="en-US" w:eastAsia="zh-CN"/>
        </w:rPr>
        <w:t>T）</w:t>
      </w:r>
    </w:p>
    <w:p>
      <w:pPr>
        <w:rPr>
          <w:rFonts w:hint="default" w:eastAsiaTheme="minorEastAsia"/>
          <w:sz w:val="24"/>
          <w:lang w:val="en-US" w:eastAsia="zh-CN"/>
        </w:rPr>
      </w:pPr>
      <w:r>
        <w:rPr>
          <w:rFonts w:hint="eastAsia"/>
          <w:sz w:val="24"/>
          <w:lang w:val="en-US" w:eastAsia="zh-CN"/>
        </w:rPr>
        <w:t>4、</w:t>
      </w:r>
      <w:r>
        <w:rPr>
          <w:rFonts w:hint="eastAsia"/>
          <w:sz w:val="24"/>
        </w:rPr>
        <w:t>Starvation can happen when the operating system puts too few （太少）resource restrictions on a process.</w:t>
      </w:r>
      <w:r>
        <w:rPr>
          <w:rFonts w:hint="eastAsia"/>
          <w:sz w:val="24"/>
          <w:lang w:eastAsia="zh-CN"/>
        </w:rPr>
        <w:t>（</w:t>
      </w:r>
      <w:r>
        <w:rPr>
          <w:rFonts w:hint="eastAsia"/>
          <w:sz w:val="24"/>
          <w:lang w:val="en-US" w:eastAsia="zh-CN"/>
        </w:rPr>
        <w:t>F）</w:t>
      </w:r>
    </w:p>
    <w:p>
      <w:pPr>
        <w:rPr>
          <w:rFonts w:hint="eastAsia"/>
          <w:sz w:val="24"/>
          <w:lang w:val="en-US" w:eastAsia="zh-CN"/>
        </w:rPr>
      </w:pPr>
      <w:r>
        <w:rPr>
          <w:rFonts w:hint="eastAsia"/>
          <w:sz w:val="24"/>
          <w:lang w:val="en-US" w:eastAsia="zh-CN"/>
        </w:rPr>
        <w:t>5、</w:t>
      </w:r>
      <w:r>
        <w:rPr>
          <w:rFonts w:hint="eastAsia"/>
          <w:sz w:val="24"/>
        </w:rPr>
        <w:t>In an operating system, the file manager is responsible for access to I/O devices.</w:t>
      </w:r>
      <w:r>
        <w:rPr>
          <w:rFonts w:hint="eastAsia"/>
          <w:sz w:val="24"/>
          <w:lang w:eastAsia="zh-CN"/>
        </w:rPr>
        <w:t>（</w:t>
      </w:r>
      <w:r>
        <w:rPr>
          <w:rFonts w:hint="eastAsia"/>
          <w:sz w:val="24"/>
          <w:lang w:val="en-US" w:eastAsia="zh-CN"/>
        </w:rPr>
        <w:t>F）</w:t>
      </w:r>
    </w:p>
    <w:p>
      <w:pPr>
        <w:rPr>
          <w:rFonts w:hint="eastAsia"/>
          <w:sz w:val="24"/>
          <w:lang w:val="en-US" w:eastAsia="zh-CN"/>
        </w:rPr>
      </w:pPr>
    </w:p>
    <w:p>
      <w:pPr>
        <w:rPr>
          <w:rFonts w:hint="default"/>
          <w:sz w:val="24"/>
          <w:lang w:val="en-US" w:eastAsia="zh-CN"/>
        </w:rPr>
      </w:pPr>
      <w:r>
        <w:rPr>
          <w:rFonts w:hint="eastAsia"/>
          <w:sz w:val="24"/>
          <w:lang w:val="en-US" w:eastAsia="zh-CN"/>
        </w:rPr>
        <w:t>Filling in the blanks</w:t>
      </w:r>
    </w:p>
    <w:p>
      <w:pPr>
        <w:rPr>
          <w:rFonts w:hint="eastAsia"/>
          <w:sz w:val="24"/>
        </w:rPr>
      </w:pPr>
      <w:r>
        <w:rPr>
          <w:rFonts w:hint="eastAsia"/>
          <w:sz w:val="24"/>
          <w:lang w:val="en-US" w:eastAsia="zh-CN"/>
        </w:rPr>
        <w:t>1</w:t>
      </w:r>
      <w:r>
        <w:rPr>
          <w:rFonts w:hint="eastAsia"/>
          <w:sz w:val="24"/>
          <w:lang w:eastAsia="zh-CN"/>
        </w:rPr>
        <w:t>、</w:t>
      </w:r>
      <w:r>
        <w:rPr>
          <w:sz w:val="24"/>
        </w:rPr>
        <w:t>The development process in the software life cycle involves 4 phases</w:t>
      </w:r>
      <w:r>
        <w:rPr>
          <w:rFonts w:hint="eastAsia"/>
          <w:sz w:val="24"/>
        </w:rPr>
        <w:t xml:space="preserve">: analysis, design, implementation, and  </w:t>
      </w:r>
      <w:r>
        <w:rPr>
          <w:rFonts w:hint="eastAsia"/>
          <w:sz w:val="24"/>
          <w:u w:val="single"/>
        </w:rPr>
        <w:t xml:space="preserve">   </w:t>
      </w:r>
      <w:r>
        <w:rPr>
          <w:rFonts w:hint="eastAsia"/>
          <w:sz w:val="24"/>
          <w:u w:val="single"/>
          <w:lang w:val="en-US" w:eastAsia="zh-CN"/>
        </w:rPr>
        <w:t>testing</w:t>
      </w:r>
      <w:r>
        <w:rPr>
          <w:rFonts w:hint="eastAsia"/>
          <w:sz w:val="24"/>
          <w:u w:val="single"/>
        </w:rPr>
        <w:t xml:space="preserve">   </w:t>
      </w:r>
      <w:r>
        <w:rPr>
          <w:rFonts w:hint="eastAsia"/>
          <w:sz w:val="24"/>
        </w:rPr>
        <w:t>.</w:t>
      </w:r>
    </w:p>
    <w:p>
      <w:pPr>
        <w:rPr>
          <w:rFonts w:hint="default"/>
          <w:sz w:val="24"/>
          <w:lang w:val="en-US" w:eastAsia="zh-CN"/>
        </w:rPr>
      </w:pPr>
    </w:p>
    <w:p>
      <w:pPr>
        <w:rPr>
          <w:rFonts w:hint="default"/>
          <w:sz w:val="24"/>
          <w:lang w:val="en-US" w:eastAsia="zh-CN"/>
        </w:rPr>
      </w:pPr>
      <w:r>
        <w:rPr>
          <w:rFonts w:hint="eastAsia"/>
          <w:sz w:val="24"/>
          <w:lang w:val="en-US" w:eastAsia="zh-CN"/>
        </w:rPr>
        <w:t>Open ended questions</w:t>
      </w:r>
    </w:p>
    <w:p>
      <w:pPr>
        <w:numPr>
          <w:ilvl w:val="0"/>
          <w:numId w:val="19"/>
        </w:numPr>
        <w:rPr>
          <w:rFonts w:hint="eastAsia"/>
          <w:sz w:val="24"/>
          <w:lang w:val="en-US" w:eastAsia="zh-CN"/>
        </w:rPr>
      </w:pPr>
      <w:r>
        <w:rPr>
          <w:rFonts w:hint="eastAsia"/>
          <w:sz w:val="24"/>
          <w:lang w:val="en-US" w:eastAsia="zh-CN"/>
        </w:rPr>
        <w:t xml:space="preserve">Explain in your own words how programming languages evolved. </w:t>
      </w:r>
    </w:p>
    <w:p>
      <w:pPr>
        <w:numPr>
          <w:ilvl w:val="0"/>
          <w:numId w:val="19"/>
        </w:numPr>
        <w:rPr>
          <w:rFonts w:hint="default"/>
          <w:sz w:val="24"/>
          <w:lang w:val="en-US" w:eastAsia="zh-CN"/>
        </w:rPr>
      </w:pPr>
      <w:r>
        <w:rPr>
          <w:rFonts w:hint="eastAsia"/>
          <w:sz w:val="24"/>
          <w:lang w:val="en-US" w:eastAsia="zh-CN"/>
        </w:rPr>
        <w:t>Describe how memory management in operating system evolved.</w:t>
      </w:r>
    </w:p>
    <w:p>
      <w:pPr>
        <w:numPr>
          <w:ilvl w:val="0"/>
          <w:numId w:val="19"/>
        </w:numPr>
        <w:rPr>
          <w:rFonts w:hint="default"/>
          <w:sz w:val="24"/>
          <w:lang w:val="en-US" w:eastAsia="zh-CN"/>
        </w:rPr>
      </w:pPr>
      <w:r>
        <w:rPr>
          <w:rFonts w:hint="eastAsia"/>
          <w:sz w:val="24"/>
          <w:lang w:val="en-US" w:eastAsia="zh-CN"/>
        </w:rPr>
        <w:t>What are the key issues we need to consider when it comes to process management (in operating systems).</w:t>
      </w:r>
    </w:p>
    <w:p>
      <w:pPr>
        <w:numPr>
          <w:ilvl w:val="0"/>
          <w:numId w:val="19"/>
        </w:numPr>
        <w:rPr>
          <w:rFonts w:hint="default"/>
          <w:sz w:val="24"/>
          <w:lang w:val="en-US" w:eastAsia="zh-CN"/>
        </w:rPr>
      </w:pPr>
      <w:r>
        <w:rPr>
          <w:rFonts w:hint="eastAsia"/>
          <w:sz w:val="24"/>
          <w:lang w:val="en-US" w:eastAsia="zh-CN"/>
        </w:rPr>
        <w:t>Why process synchronization is a big issue in process management?</w:t>
      </w:r>
    </w:p>
    <w:p>
      <w:pPr>
        <w:numPr>
          <w:ilvl w:val="0"/>
          <w:numId w:val="19"/>
        </w:numPr>
        <w:rPr>
          <w:rFonts w:hint="default"/>
          <w:sz w:val="24"/>
          <w:lang w:val="en-US" w:eastAsia="zh-CN"/>
        </w:rPr>
      </w:pPr>
      <w:r>
        <w:rPr>
          <w:rFonts w:hint="eastAsia"/>
          <w:sz w:val="24"/>
          <w:lang w:val="en-US" w:eastAsia="zh-CN"/>
        </w:rPr>
        <w:t xml:space="preserve">What are the main functions of operating systems? Use any one of the following popular OS to explain: Windows/Android/iOS/Linux. </w:t>
      </w:r>
    </w:p>
    <w:p>
      <w:pPr>
        <w:numPr>
          <w:ilvl w:val="0"/>
          <w:numId w:val="19"/>
        </w:numPr>
        <w:rPr>
          <w:rFonts w:hint="default"/>
          <w:sz w:val="24"/>
          <w:lang w:val="en-US" w:eastAsia="zh-CN"/>
        </w:rPr>
      </w:pPr>
      <w:r>
        <w:rPr>
          <w:rFonts w:hint="eastAsia"/>
          <w:sz w:val="24"/>
          <w:lang w:val="en-US" w:eastAsia="zh-CN"/>
        </w:rPr>
        <w:t xml:space="preserve">Tell the difference between software and program. </w:t>
      </w:r>
    </w:p>
    <w:p>
      <w:pPr>
        <w:numPr>
          <w:ilvl w:val="0"/>
          <w:numId w:val="19"/>
        </w:numPr>
        <w:rPr>
          <w:rFonts w:hint="default"/>
          <w:sz w:val="24"/>
          <w:lang w:val="en-US" w:eastAsia="zh-CN"/>
        </w:rPr>
      </w:pPr>
      <w:r>
        <w:rPr>
          <w:rFonts w:hint="eastAsia"/>
          <w:sz w:val="24"/>
          <w:lang w:val="en-US" w:eastAsia="zh-CN"/>
        </w:rPr>
        <w:t>Explain some of the key ideas of software engineering.</w:t>
      </w:r>
    </w:p>
    <w:p>
      <w:pPr>
        <w:numPr>
          <w:ilvl w:val="0"/>
          <w:numId w:val="19"/>
        </w:numPr>
        <w:rPr>
          <w:rFonts w:hint="default"/>
          <w:sz w:val="24"/>
          <w:lang w:val="en-US" w:eastAsia="zh-CN"/>
        </w:rPr>
      </w:pPr>
      <w:r>
        <w:rPr>
          <w:rFonts w:hint="eastAsia"/>
          <w:sz w:val="24"/>
          <w:lang w:val="en-US" w:eastAsia="zh-CN"/>
        </w:rPr>
        <w:t xml:space="preserve">Why are there so many different software development models/development process models? </w:t>
      </w:r>
    </w:p>
    <w:p>
      <w:pPr>
        <w:numPr>
          <w:ilvl w:val="0"/>
          <w:numId w:val="19"/>
        </w:numPr>
        <w:rPr>
          <w:rFonts w:hint="default"/>
          <w:sz w:val="24"/>
          <w:lang w:val="en-US" w:eastAsia="zh-CN"/>
        </w:rPr>
      </w:pPr>
      <w:r>
        <w:rPr>
          <w:rFonts w:hint="eastAsia"/>
          <w:sz w:val="24"/>
          <w:lang w:val="en-US" w:eastAsia="zh-CN"/>
        </w:rPr>
        <w:t>Compare two software development models/development process models that you</w:t>
      </w:r>
      <w:r>
        <w:rPr>
          <w:rFonts w:hint="default"/>
          <w:sz w:val="24"/>
          <w:lang w:val="en-US" w:eastAsia="zh-CN"/>
        </w:rPr>
        <w:t>’</w:t>
      </w:r>
      <w:r>
        <w:rPr>
          <w:rFonts w:hint="eastAsia"/>
          <w:sz w:val="24"/>
          <w:lang w:val="en-US" w:eastAsia="zh-CN"/>
        </w:rPr>
        <w:t xml:space="preserve">re familiar with. </w:t>
      </w:r>
    </w:p>
    <w:p>
      <w:pPr>
        <w:numPr>
          <w:ilvl w:val="0"/>
          <w:numId w:val="19"/>
        </w:numPr>
        <w:rPr>
          <w:rFonts w:hint="default"/>
          <w:sz w:val="24"/>
          <w:lang w:val="en-US" w:eastAsia="zh-CN"/>
        </w:rPr>
      </w:pPr>
      <w:r>
        <w:rPr>
          <w:rFonts w:hint="eastAsia"/>
          <w:sz w:val="24"/>
          <w:lang w:val="en-US" w:eastAsia="zh-CN"/>
        </w:rPr>
        <w:t>Define software quality in your own words. (What are the factors we need to consider when it comes to software quality?)</w:t>
      </w:r>
    </w:p>
    <w:p>
      <w:pPr>
        <w:rPr>
          <w:rFonts w:hint="default"/>
          <w:sz w:val="24"/>
          <w:lang w:val="en-US" w:eastAsia="zh-CN"/>
        </w:rPr>
      </w:pPr>
    </w:p>
    <w:p>
      <w:pPr>
        <w:pStyle w:val="2"/>
        <w:bidi w:val="0"/>
        <w:rPr>
          <w:rFonts w:hint="eastAsia"/>
          <w:lang w:val="en-US" w:eastAsia="zh-CN"/>
        </w:rPr>
      </w:pPr>
      <w:r>
        <w:rPr>
          <w:rFonts w:hint="eastAsia"/>
          <w:lang w:val="en-US" w:eastAsia="zh-CN"/>
        </w:rPr>
        <w:t>算法</w:t>
      </w:r>
    </w:p>
    <w:p>
      <w:pPr>
        <w:jc w:val="center"/>
        <w:rPr>
          <w:rFonts w:hint="default" w:eastAsiaTheme="minorEastAsia"/>
          <w:b/>
          <w:bCs/>
          <w:color w:val="auto"/>
          <w:sz w:val="40"/>
          <w:szCs w:val="40"/>
          <w:lang w:val="en-US" w:eastAsia="zh-CN"/>
        </w:rPr>
      </w:pPr>
      <w:r>
        <w:rPr>
          <w:rFonts w:hint="eastAsia"/>
          <w:b/>
          <w:bCs/>
          <w:color w:val="auto"/>
          <w:sz w:val="40"/>
          <w:szCs w:val="40"/>
        </w:rPr>
        <w:t>Test materials</w:t>
      </w:r>
      <w:r>
        <w:rPr>
          <w:rFonts w:hint="eastAsia"/>
          <w:b/>
          <w:bCs/>
          <w:color w:val="auto"/>
          <w:sz w:val="40"/>
          <w:szCs w:val="40"/>
          <w:lang w:eastAsia="zh-CN"/>
        </w:rPr>
        <w:t>（</w:t>
      </w:r>
      <w:r>
        <w:rPr>
          <w:rFonts w:hint="eastAsia"/>
          <w:b/>
          <w:bCs/>
          <w:color w:val="auto"/>
          <w:sz w:val="40"/>
          <w:szCs w:val="40"/>
          <w:lang w:val="en-US" w:eastAsia="zh-CN"/>
        </w:rPr>
        <w:t>算法与数据结构部分）</w:t>
      </w:r>
    </w:p>
    <w:p>
      <w:pPr>
        <w:pStyle w:val="11"/>
        <w:numPr>
          <w:ilvl w:val="0"/>
          <w:numId w:val="20"/>
        </w:numPr>
        <w:ind w:firstLineChars="0"/>
        <w:rPr>
          <w:b/>
          <w:color w:val="auto"/>
          <w:sz w:val="28"/>
          <w:szCs w:val="28"/>
        </w:rPr>
      </w:pPr>
      <w:r>
        <w:rPr>
          <w:b/>
          <w:color w:val="auto"/>
          <w:sz w:val="28"/>
          <w:szCs w:val="28"/>
        </w:rPr>
        <w:t>Fill-in-the-blanks test</w:t>
      </w:r>
    </w:p>
    <w:p>
      <w:pPr>
        <w:pStyle w:val="11"/>
        <w:numPr>
          <w:ilvl w:val="1"/>
          <w:numId w:val="21"/>
        </w:numPr>
        <w:ind w:firstLineChars="0"/>
        <w:rPr>
          <w:color w:val="auto"/>
        </w:rPr>
      </w:pPr>
      <w:r>
        <w:rPr>
          <w:rFonts w:hint="eastAsia"/>
          <w:color w:val="auto"/>
        </w:rPr>
        <w:t>W</w:t>
      </w:r>
      <w:r>
        <w:rPr>
          <w:color w:val="auto"/>
        </w:rPr>
        <w:t>hat’s the time complexity of this program</w:t>
      </w:r>
      <w:r>
        <w:rPr>
          <w:rFonts w:hint="eastAsia"/>
          <w:color w:val="auto"/>
        </w:rPr>
        <w:t>___</w:t>
      </w:r>
      <w:r>
        <w:t>O(n^2)</w:t>
      </w:r>
      <w:r>
        <w:rPr>
          <w:rFonts w:hint="eastAsia"/>
          <w:color w:val="auto"/>
        </w:rPr>
        <w:t>_____</w:t>
      </w:r>
    </w:p>
    <w:p>
      <w:pPr>
        <w:rPr>
          <w:color w:val="auto"/>
        </w:rPr>
      </w:pPr>
      <w:r>
        <w:rPr>
          <w:color w:val="auto"/>
        </w:rPr>
        <w:t> </w:t>
      </w:r>
      <w:r>
        <w:rPr>
          <w:rFonts w:hint="eastAsia"/>
          <w:color w:val="auto"/>
        </w:rPr>
        <w:t xml:space="preserve">     </w:t>
      </w:r>
      <w:r>
        <w:rPr>
          <w:color w:val="auto"/>
        </w:rPr>
        <w:t xml:space="preserve"> for( int i=1;i&lt;=n;i++)</w:t>
      </w:r>
    </w:p>
    <w:p>
      <w:pPr>
        <w:ind w:firstLine="630" w:firstLineChars="300"/>
        <w:rPr>
          <w:color w:val="auto"/>
        </w:rPr>
      </w:pPr>
      <w:r>
        <w:rPr>
          <w:color w:val="auto"/>
        </w:rPr>
        <w:t>      for( int j=1;j&lt;= m; j++)</w:t>
      </w:r>
    </w:p>
    <w:p>
      <w:pPr>
        <w:ind w:firstLine="840" w:firstLineChars="400"/>
        <w:rPr>
          <w:color w:val="auto"/>
        </w:rPr>
      </w:pPr>
      <w:r>
        <w:rPr>
          <w:color w:val="auto"/>
        </w:rPr>
        <w:t>         A[i][j] = i*j ;</w:t>
      </w:r>
    </w:p>
    <w:p>
      <w:pPr>
        <w:rPr>
          <w:color w:val="auto"/>
        </w:rPr>
      </w:pPr>
    </w:p>
    <w:p>
      <w:pPr>
        <w:pStyle w:val="11"/>
        <w:numPr>
          <w:ilvl w:val="1"/>
          <w:numId w:val="21"/>
        </w:numPr>
        <w:ind w:firstLineChars="0"/>
        <w:rPr>
          <w:color w:val="auto"/>
        </w:rPr>
      </w:pPr>
      <w:r>
        <w:rPr>
          <w:rFonts w:hint="eastAsia"/>
          <w:color w:val="auto"/>
        </w:rPr>
        <w:t>W</w:t>
      </w:r>
      <w:r>
        <w:rPr>
          <w:color w:val="auto"/>
        </w:rPr>
        <w:t xml:space="preserve">hat’s the time complexity of </w:t>
      </w:r>
      <w:r>
        <w:rPr>
          <w:rFonts w:hint="eastAsia"/>
          <w:color w:val="auto"/>
        </w:rPr>
        <w:t>this</w:t>
      </w:r>
      <w:r>
        <w:rPr>
          <w:rFonts w:hint="eastAsia"/>
          <w:color w:val="auto"/>
          <w:lang w:val="en-US" w:eastAsia="zh-CN"/>
        </w:rPr>
        <w:t xml:space="preserve"> program</w:t>
      </w:r>
      <w:r>
        <w:rPr>
          <w:color w:val="auto"/>
        </w:rPr>
        <w:t>?</w:t>
      </w:r>
      <w:r>
        <w:rPr>
          <w:rFonts w:hint="eastAsia"/>
          <w:color w:val="auto"/>
        </w:rPr>
        <w:t>_____</w:t>
      </w:r>
      <w:r>
        <w:t>O(n^3)</w:t>
      </w:r>
      <w:r>
        <w:rPr>
          <w:rFonts w:hint="eastAsia"/>
          <w:color w:val="auto"/>
        </w:rPr>
        <w:t>___</w:t>
      </w:r>
    </w:p>
    <w:p>
      <w:pPr>
        <w:rPr>
          <w:color w:val="auto"/>
        </w:rPr>
      </w:pPr>
      <w:r>
        <w:rPr>
          <w:color w:val="auto"/>
        </w:rPr>
        <w:t>int a = 0;</w:t>
      </w:r>
    </w:p>
    <w:p>
      <w:pPr>
        <w:rPr>
          <w:color w:val="auto"/>
        </w:rPr>
      </w:pPr>
      <w:r>
        <w:rPr>
          <w:color w:val="auto"/>
        </w:rPr>
        <w:t xml:space="preserve"> scanf("%d", &amp;a);</w:t>
      </w:r>
    </w:p>
    <w:p>
      <w:pPr>
        <w:rPr>
          <w:color w:val="auto"/>
        </w:rPr>
      </w:pPr>
      <w:r>
        <w:rPr>
          <w:color w:val="auto"/>
        </w:rPr>
        <w:t xml:space="preserve"> for (int i = a; i &lt; a + 4; i++)</w:t>
      </w:r>
    </w:p>
    <w:p>
      <w:pPr>
        <w:rPr>
          <w:color w:val="auto"/>
        </w:rPr>
      </w:pPr>
      <w:r>
        <w:rPr>
          <w:color w:val="auto"/>
        </w:rPr>
        <w:t xml:space="preserve"> {</w:t>
      </w:r>
    </w:p>
    <w:p>
      <w:pPr>
        <w:rPr>
          <w:color w:val="auto"/>
        </w:rPr>
      </w:pPr>
      <w:r>
        <w:rPr>
          <w:color w:val="auto"/>
        </w:rPr>
        <w:t xml:space="preserve">           int count = 0;</w:t>
      </w:r>
    </w:p>
    <w:p>
      <w:pPr>
        <w:rPr>
          <w:color w:val="auto"/>
        </w:rPr>
      </w:pPr>
      <w:r>
        <w:rPr>
          <w:color w:val="auto"/>
        </w:rPr>
        <w:t xml:space="preserve"> for (int j = a; j &lt; a + 4; j++)</w:t>
      </w:r>
    </w:p>
    <w:p>
      <w:pPr>
        <w:rPr>
          <w:color w:val="auto"/>
        </w:rPr>
      </w:pPr>
      <w:r>
        <w:rPr>
          <w:color w:val="auto"/>
        </w:rPr>
        <w:t xml:space="preserve"> {</w:t>
      </w:r>
    </w:p>
    <w:p>
      <w:pPr>
        <w:rPr>
          <w:color w:val="auto"/>
        </w:rPr>
      </w:pPr>
      <w:r>
        <w:rPr>
          <w:color w:val="auto"/>
        </w:rPr>
        <w:t xml:space="preserve"> for (int k = a; k &lt; a + 4; k++)</w:t>
      </w:r>
    </w:p>
    <w:p>
      <w:pPr>
        <w:rPr>
          <w:color w:val="auto"/>
        </w:rPr>
      </w:pPr>
      <w:r>
        <w:rPr>
          <w:color w:val="auto"/>
        </w:rPr>
        <w:t xml:space="preserve">  {</w:t>
      </w:r>
    </w:p>
    <w:p>
      <w:pPr>
        <w:rPr>
          <w:color w:val="auto"/>
        </w:rPr>
      </w:pPr>
      <w:r>
        <w:rPr>
          <w:color w:val="auto"/>
        </w:rPr>
        <w:t xml:space="preserve">    if (i != j &amp;&amp; j != k &amp;&amp; i != k)</w:t>
      </w:r>
    </w:p>
    <w:p>
      <w:pPr>
        <w:rPr>
          <w:color w:val="auto"/>
        </w:rPr>
      </w:pPr>
      <w:r>
        <w:rPr>
          <w:color w:val="auto"/>
        </w:rPr>
        <w:t xml:space="preserve">                     {</w:t>
      </w:r>
    </w:p>
    <w:p>
      <w:pPr>
        <w:rPr>
          <w:color w:val="auto"/>
        </w:rPr>
      </w:pPr>
      <w:r>
        <w:rPr>
          <w:color w:val="auto"/>
        </w:rPr>
        <w:t xml:space="preserve">     count++;</w:t>
      </w:r>
    </w:p>
    <w:p>
      <w:pPr>
        <w:rPr>
          <w:color w:val="auto"/>
        </w:rPr>
      </w:pPr>
      <w:r>
        <w:rPr>
          <w:color w:val="auto"/>
        </w:rPr>
        <w:t xml:space="preserve">     printf("%d%d%d", i, j, k);</w:t>
      </w:r>
    </w:p>
    <w:p>
      <w:pPr>
        <w:rPr>
          <w:color w:val="auto"/>
        </w:rPr>
      </w:pPr>
      <w:r>
        <w:rPr>
          <w:color w:val="auto"/>
        </w:rPr>
        <w:t xml:space="preserve">     if (count != 6) printf(" ");</w:t>
      </w:r>
    </w:p>
    <w:p>
      <w:pPr>
        <w:rPr>
          <w:color w:val="auto"/>
        </w:rPr>
      </w:pPr>
      <w:r>
        <w:rPr>
          <w:color w:val="auto"/>
        </w:rPr>
        <w:t xml:space="preserve">    }</w:t>
      </w:r>
    </w:p>
    <w:p>
      <w:pPr>
        <w:rPr>
          <w:color w:val="auto"/>
        </w:rPr>
      </w:pPr>
      <w:r>
        <w:rPr>
          <w:color w:val="auto"/>
        </w:rPr>
        <w:t xml:space="preserve">   }</w:t>
      </w:r>
    </w:p>
    <w:p>
      <w:pPr>
        <w:rPr>
          <w:color w:val="auto"/>
        </w:rPr>
      </w:pPr>
      <w:r>
        <w:rPr>
          <w:color w:val="auto"/>
        </w:rPr>
        <w:t xml:space="preserve">  }</w:t>
      </w:r>
    </w:p>
    <w:p>
      <w:pPr>
        <w:rPr>
          <w:color w:val="auto"/>
        </w:rPr>
      </w:pPr>
      <w:r>
        <w:rPr>
          <w:color w:val="auto"/>
        </w:rPr>
        <w:t xml:space="preserve">  printf("\n");</w:t>
      </w:r>
    </w:p>
    <w:p>
      <w:pPr>
        <w:rPr>
          <w:color w:val="auto"/>
        </w:rPr>
      </w:pPr>
      <w:r>
        <w:rPr>
          <w:color w:val="auto"/>
        </w:rPr>
        <w:t xml:space="preserve"> }</w:t>
      </w:r>
    </w:p>
    <w:p>
      <w:pPr>
        <w:rPr>
          <w:color w:val="auto"/>
        </w:rPr>
      </w:pPr>
    </w:p>
    <w:p>
      <w:pPr>
        <w:pStyle w:val="11"/>
        <w:numPr>
          <w:ilvl w:val="1"/>
          <w:numId w:val="21"/>
        </w:numPr>
        <w:ind w:firstLineChars="0"/>
        <w:rPr>
          <w:color w:val="auto"/>
        </w:rPr>
      </w:pPr>
      <w:r>
        <w:rPr>
          <w:rFonts w:hint="eastAsia"/>
          <w:color w:val="auto"/>
        </w:rPr>
        <w:t>W</w:t>
      </w:r>
      <w:r>
        <w:rPr>
          <w:color w:val="auto"/>
        </w:rPr>
        <w:t>hat’s the time complexity of select sort?</w:t>
      </w:r>
      <w:r>
        <w:rPr>
          <w:rFonts w:hint="eastAsia"/>
          <w:color w:val="auto"/>
        </w:rPr>
        <w:t>____</w:t>
      </w:r>
      <w:r>
        <w:t>O(n^2)</w:t>
      </w:r>
      <w:r>
        <w:rPr>
          <w:rFonts w:hint="eastAsia"/>
          <w:color w:val="auto"/>
        </w:rPr>
        <w:t>____</w:t>
      </w:r>
    </w:p>
    <w:p>
      <w:pPr>
        <w:rPr>
          <w:color w:val="auto"/>
        </w:rPr>
      </w:pPr>
      <w:r>
        <w:rPr>
          <w:color w:val="auto"/>
        </w:rPr>
        <w:drawing>
          <wp:inline distT="0" distB="0" distL="0" distR="0">
            <wp:extent cx="5274310" cy="2966720"/>
            <wp:effectExtent l="0" t="0" r="13970" b="5080"/>
            <wp:docPr id="5" name="图片 5" descr="https://gimg2.baidu.com/image_search/src=http%3A%2F%2Fjavaquan.com%2Ffile%2Fimage%2F20190919%2F2019091914000059217086.JPG&amp;refer=http%3A%2F%2Fjavaquan.com&amp;app=2002&amp;size=f9999,10000&amp;q=a80&amp;n=0&amp;g=0n&amp;fmt=jpeg?sec=1637036204&amp;t=694429dc07fea038407db639d58e4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s://gimg2.baidu.com/image_search/src=http%3A%2F%2Fjavaquan.com%2Ffile%2Fimage%2F20190919%2F2019091914000059217086.JPG&amp;refer=http%3A%2F%2Fjavaquan.com&amp;app=2002&amp;size=f9999,10000&amp;q=a80&amp;n=0&amp;g=0n&amp;fmt=jpeg?sec=1637036204&amp;t=694429dc07fea038407db639d58e4c9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2966799"/>
                    </a:xfrm>
                    <a:prstGeom prst="rect">
                      <a:avLst/>
                    </a:prstGeom>
                    <a:noFill/>
                    <a:ln>
                      <a:noFill/>
                    </a:ln>
                  </pic:spPr>
                </pic:pic>
              </a:graphicData>
            </a:graphic>
          </wp:inline>
        </w:drawing>
      </w:r>
    </w:p>
    <w:p>
      <w:pPr>
        <w:rPr>
          <w:color w:val="auto"/>
        </w:rPr>
      </w:pPr>
    </w:p>
    <w:p>
      <w:pPr>
        <w:pStyle w:val="11"/>
        <w:numPr>
          <w:ilvl w:val="1"/>
          <w:numId w:val="21"/>
        </w:numPr>
        <w:ind w:firstLineChars="0"/>
        <w:rPr>
          <w:color w:val="auto"/>
        </w:rPr>
      </w:pPr>
      <w:r>
        <w:rPr>
          <w:rFonts w:hint="eastAsia"/>
          <w:color w:val="auto"/>
        </w:rPr>
        <w:t>W</w:t>
      </w:r>
      <w:r>
        <w:rPr>
          <w:color w:val="auto"/>
        </w:rPr>
        <w:t>hat’s the time complexity of merge sort?</w:t>
      </w:r>
      <w:r>
        <w:rPr>
          <w:rFonts w:hint="eastAsia"/>
          <w:color w:val="auto"/>
        </w:rPr>
        <w:t xml:space="preserve"> ____</w:t>
      </w:r>
      <w:r>
        <w:t>O(nlogn)</w:t>
      </w:r>
      <w:r>
        <w:rPr>
          <w:rFonts w:hint="eastAsia"/>
          <w:color w:val="auto"/>
        </w:rPr>
        <w:t>____</w:t>
      </w:r>
    </w:p>
    <w:p>
      <w:pPr>
        <w:rPr>
          <w:color w:val="auto"/>
        </w:rPr>
      </w:pPr>
      <w:r>
        <w:rPr>
          <w:color w:val="auto"/>
        </w:rPr>
        <w:drawing>
          <wp:inline distT="0" distB="0" distL="0" distR="0">
            <wp:extent cx="3629025" cy="4238625"/>
            <wp:effectExtent l="0" t="0" r="13335" b="133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3629025" cy="4238625"/>
                    </a:xfrm>
                    <a:prstGeom prst="rect">
                      <a:avLst/>
                    </a:prstGeom>
                  </pic:spPr>
                </pic:pic>
              </a:graphicData>
            </a:graphic>
          </wp:inline>
        </w:drawing>
      </w:r>
    </w:p>
    <w:p>
      <w:pPr>
        <w:rPr>
          <w:color w:val="auto"/>
        </w:rPr>
      </w:pPr>
    </w:p>
    <w:p>
      <w:pPr>
        <w:pStyle w:val="11"/>
        <w:numPr>
          <w:ilvl w:val="1"/>
          <w:numId w:val="21"/>
        </w:numPr>
        <w:ind w:firstLineChars="0"/>
        <w:rPr>
          <w:color w:val="auto"/>
        </w:rPr>
      </w:pPr>
      <w:r>
        <w:rPr>
          <w:rFonts w:hint="eastAsia"/>
          <w:color w:val="auto"/>
        </w:rPr>
        <w:t>W</w:t>
      </w:r>
      <w:r>
        <w:rPr>
          <w:color w:val="auto"/>
        </w:rPr>
        <w:t>hat’s the time complexity of quick sort</w:t>
      </w:r>
      <w:r>
        <w:rPr>
          <w:rFonts w:hint="eastAsia"/>
          <w:color w:val="auto"/>
        </w:rPr>
        <w:t>? ___</w:t>
      </w:r>
      <w:r>
        <w:t>O(nlogn)</w:t>
      </w:r>
      <w:r>
        <w:rPr>
          <w:rFonts w:hint="eastAsia"/>
          <w:color w:val="auto"/>
        </w:rPr>
        <w:t>_____</w:t>
      </w:r>
    </w:p>
    <w:p>
      <w:pPr>
        <w:rPr>
          <w:color w:val="auto"/>
        </w:rPr>
      </w:pPr>
    </w:p>
    <w:p>
      <w:pPr>
        <w:rPr>
          <w:color w:val="auto"/>
        </w:rPr>
      </w:pPr>
      <w:r>
        <w:rPr>
          <w:color w:val="auto"/>
        </w:rPr>
        <w:drawing>
          <wp:inline distT="0" distB="0" distL="0" distR="0">
            <wp:extent cx="2033270" cy="2747645"/>
            <wp:effectExtent l="0" t="0" r="8890"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033270" cy="2747645"/>
                    </a:xfrm>
                    <a:prstGeom prst="rect">
                      <a:avLst/>
                    </a:prstGeom>
                  </pic:spPr>
                </pic:pic>
              </a:graphicData>
            </a:graphic>
          </wp:inline>
        </w:drawing>
      </w:r>
    </w:p>
    <w:p>
      <w:pPr>
        <w:rPr>
          <w:color w:val="auto"/>
        </w:rPr>
      </w:pPr>
    </w:p>
    <w:p>
      <w:pPr>
        <w:rPr>
          <w:color w:val="auto"/>
        </w:rPr>
      </w:pPr>
    </w:p>
    <w:p>
      <w:pPr>
        <w:pStyle w:val="11"/>
        <w:numPr>
          <w:ilvl w:val="1"/>
          <w:numId w:val="21"/>
        </w:numPr>
        <w:ind w:firstLineChars="0"/>
        <w:rPr>
          <w:color w:val="auto"/>
        </w:rPr>
      </w:pPr>
      <w:r>
        <w:rPr>
          <w:color w:val="auto"/>
        </w:rPr>
        <w:t>What sort is this</w:t>
      </w:r>
      <w:r>
        <w:rPr>
          <w:rFonts w:hint="eastAsia"/>
          <w:color w:val="auto"/>
        </w:rPr>
        <w:t>? ___</w:t>
      </w:r>
      <w:r>
        <w:t xml:space="preserve">bubble sort </w:t>
      </w:r>
      <w:r>
        <w:rPr>
          <w:rFonts w:hint="eastAsia"/>
        </w:rPr>
        <w:t>看最内层循环，如果前一个比后面的大，那就交换。因此这就是冒泡排序</w:t>
      </w:r>
      <w:r>
        <w:rPr>
          <w:rFonts w:hint="eastAsia"/>
          <w:color w:val="auto"/>
        </w:rPr>
        <w:t>_____</w:t>
      </w:r>
    </w:p>
    <w:p>
      <w:pPr>
        <w:rPr>
          <w:color w:val="auto"/>
        </w:rPr>
      </w:pPr>
      <w:r>
        <w:rPr>
          <w:color w:val="auto"/>
        </w:rPr>
        <w:drawing>
          <wp:inline distT="0" distB="0" distL="0" distR="0">
            <wp:extent cx="5258435" cy="2821305"/>
            <wp:effectExtent l="0" t="0" r="14605" b="133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58435" cy="2821305"/>
                    </a:xfrm>
                    <a:prstGeom prst="rect">
                      <a:avLst/>
                    </a:prstGeom>
                  </pic:spPr>
                </pic:pic>
              </a:graphicData>
            </a:graphic>
          </wp:inline>
        </w:drawing>
      </w:r>
    </w:p>
    <w:p>
      <w:pPr>
        <w:rPr>
          <w:color w:val="auto"/>
        </w:rPr>
      </w:pPr>
    </w:p>
    <w:p>
      <w:pPr>
        <w:pStyle w:val="11"/>
        <w:numPr>
          <w:ilvl w:val="1"/>
          <w:numId w:val="21"/>
        </w:numPr>
        <w:ind w:firstLineChars="0"/>
        <w:rPr>
          <w:color w:val="auto"/>
        </w:rPr>
      </w:pPr>
      <w:r>
        <w:rPr>
          <w:rFonts w:hint="eastAsia"/>
          <w:color w:val="auto"/>
        </w:rPr>
        <w:t>W</w:t>
      </w:r>
      <w:r>
        <w:rPr>
          <w:color w:val="auto"/>
        </w:rPr>
        <w:t>hat sort is this</w:t>
      </w:r>
      <w:r>
        <w:rPr>
          <w:rFonts w:hint="eastAsia"/>
          <w:color w:val="auto"/>
        </w:rPr>
        <w:t>? ____</w:t>
      </w:r>
      <w:r>
        <w:rPr>
          <w:rFonts w:hint="eastAsia"/>
        </w:rPr>
        <w:t>i</w:t>
      </w:r>
      <w:r>
        <w:t xml:space="preserve">nsert sort </w:t>
      </w:r>
      <w:r>
        <w:rPr>
          <w:rFonts w:hint="eastAsia"/>
        </w:rPr>
        <w:t>每一步，总是把右边序列的第一个插入到左边序列的正确位置上，所以是插入排序</w:t>
      </w:r>
      <w:r>
        <w:rPr>
          <w:rFonts w:hint="eastAsia"/>
          <w:color w:val="auto"/>
        </w:rPr>
        <w:t>____</w:t>
      </w:r>
    </w:p>
    <w:p>
      <w:pPr>
        <w:rPr>
          <w:color w:val="auto"/>
        </w:rPr>
      </w:pPr>
      <w:r>
        <w:rPr>
          <w:color w:val="auto"/>
        </w:rPr>
        <w:drawing>
          <wp:inline distT="0" distB="0" distL="0" distR="0">
            <wp:extent cx="4308475" cy="3497580"/>
            <wp:effectExtent l="0" t="0" r="4445"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4308475" cy="3497580"/>
                    </a:xfrm>
                    <a:prstGeom prst="rect">
                      <a:avLst/>
                    </a:prstGeom>
                  </pic:spPr>
                </pic:pic>
              </a:graphicData>
            </a:graphic>
          </wp:inline>
        </w:drawing>
      </w:r>
    </w:p>
    <w:p>
      <w:pPr>
        <w:rPr>
          <w:color w:val="auto"/>
        </w:rPr>
      </w:pPr>
    </w:p>
    <w:p>
      <w:pPr>
        <w:pStyle w:val="11"/>
        <w:numPr>
          <w:ilvl w:val="1"/>
          <w:numId w:val="21"/>
        </w:numPr>
        <w:ind w:firstLineChars="0"/>
        <w:rPr>
          <w:color w:val="auto"/>
        </w:rPr>
      </w:pPr>
      <w:r>
        <w:rPr>
          <w:rFonts w:hint="eastAsia"/>
          <w:color w:val="auto"/>
        </w:rPr>
        <w:t>W</w:t>
      </w:r>
      <w:r>
        <w:rPr>
          <w:color w:val="auto"/>
        </w:rPr>
        <w:t>hat sort is this</w:t>
      </w:r>
      <w:r>
        <w:rPr>
          <w:rFonts w:hint="eastAsia"/>
          <w:color w:val="auto"/>
        </w:rPr>
        <w:t>? ____</w:t>
      </w:r>
      <w:r>
        <w:rPr>
          <w:rFonts w:hint="eastAsia"/>
        </w:rPr>
        <w:t>qui</w:t>
      </w:r>
      <w:r>
        <w:t xml:space="preserve">ck sort. </w:t>
      </w:r>
      <w:r>
        <w:rPr>
          <w:rFonts w:hint="eastAsia"/>
        </w:rPr>
        <w:t>每次取一个基准，比基准小的放左边，比基准大的放在右边，然后再把左右两个小序列重复上面的过程，即再选基准、小的放左边，大的放右边。因此是快速排序。</w:t>
      </w:r>
      <w:r>
        <w:rPr>
          <w:rFonts w:hint="eastAsia"/>
          <w:color w:val="auto"/>
        </w:rPr>
        <w:t>____</w:t>
      </w:r>
    </w:p>
    <w:p>
      <w:pPr>
        <w:rPr>
          <w:color w:val="auto"/>
        </w:rPr>
      </w:pPr>
      <w:r>
        <w:rPr>
          <w:color w:val="auto"/>
        </w:rPr>
        <w:drawing>
          <wp:inline distT="0" distB="0" distL="0" distR="0">
            <wp:extent cx="5210810" cy="5715000"/>
            <wp:effectExtent l="0" t="0" r="1270" b="0"/>
            <wp:docPr id="13" name="图片 13" descr="https://img-blog.csdnimg.cn/20181210145300437.png?x-oss-process=image/watermark,type_ZmFuZ3poZW5naGVpdGk,shadow_10,text_aHR0cHM6Ly9ibG9nLmNzZG4ubmV0L3Blbmd6b25nbHU3Mjky,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img-blog.csdnimg.cn/20181210145300437.png?x-oss-process=image/watermark,type_ZmFuZ3poZW5naGVpdGk,shadow_10,text_aHR0cHM6Ly9ibG9nLmNzZG4ubmV0L3Blbmd6b25nbHU3Mjky,size_16,color_FFFFFF,t_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10810" cy="5715000"/>
                    </a:xfrm>
                    <a:prstGeom prst="rect">
                      <a:avLst/>
                    </a:prstGeom>
                    <a:noFill/>
                    <a:ln>
                      <a:noFill/>
                    </a:ln>
                  </pic:spPr>
                </pic:pic>
              </a:graphicData>
            </a:graphic>
          </wp:inline>
        </w:drawing>
      </w:r>
    </w:p>
    <w:p>
      <w:pPr>
        <w:rPr>
          <w:color w:val="auto"/>
        </w:rPr>
      </w:pPr>
    </w:p>
    <w:p>
      <w:pPr>
        <w:pStyle w:val="11"/>
        <w:numPr>
          <w:ilvl w:val="1"/>
          <w:numId w:val="21"/>
        </w:numPr>
        <w:ind w:firstLineChars="0"/>
        <w:rPr>
          <w:color w:val="auto"/>
        </w:rPr>
      </w:pPr>
      <w:r>
        <w:rPr>
          <w:rFonts w:hint="eastAsia"/>
          <w:color w:val="auto"/>
        </w:rPr>
        <w:t>W</w:t>
      </w:r>
      <w:r>
        <w:rPr>
          <w:color w:val="auto"/>
        </w:rPr>
        <w:t>hat’s the time complexity of heap sort</w:t>
      </w:r>
      <w:r>
        <w:rPr>
          <w:rFonts w:hint="eastAsia"/>
          <w:color w:val="auto"/>
        </w:rPr>
        <w:t>?____</w:t>
      </w:r>
      <w:r>
        <w:t>O(nlogn)</w:t>
      </w:r>
      <w:r>
        <w:rPr>
          <w:rFonts w:hint="eastAsia"/>
          <w:color w:val="auto"/>
        </w:rPr>
        <w:t>_</w:t>
      </w:r>
      <w:r>
        <w:rPr>
          <w:rFonts w:hint="eastAsia"/>
        </w:rPr>
        <w:t>堆排序是树型选择排序的改进，删去了正无穷，并且输出一个元素，剩下的元素就少一个。他本质逻辑还是和树选择排序一样，只是优化了一下，所以时间复杂度还是</w:t>
      </w:r>
      <w:r>
        <w:t>nlogn</w:t>
      </w:r>
      <w:r>
        <w:rPr>
          <w:rFonts w:hint="eastAsia"/>
        </w:rPr>
        <w:t>。如果你想从头思考的话，可以这样思考：把一个两边是堆但自己不是堆的东西变成堆，需要l</w:t>
      </w:r>
      <w:r>
        <w:t>ogn</w:t>
      </w:r>
      <w:r>
        <w:rPr>
          <w:rFonts w:hint="eastAsia"/>
        </w:rPr>
        <w:t>次（把最后一个元素放最上面，然后从上往下交换），一共要搞n次，所以是nlogn。最开始形成堆还要搞n</w:t>
      </w:r>
      <w:r>
        <w:t>-1</w:t>
      </w:r>
      <w:r>
        <w:rPr>
          <w:rFonts w:hint="eastAsia"/>
        </w:rPr>
        <w:t>次。但不改变最厉害的那个项。所以还是n</w:t>
      </w:r>
      <w:r>
        <w:t>logn</w:t>
      </w:r>
      <w:r>
        <w:rPr>
          <w:rFonts w:hint="eastAsia"/>
        </w:rPr>
        <w:t>。</w:t>
      </w:r>
      <w:r>
        <w:rPr>
          <w:rFonts w:hint="eastAsia"/>
          <w:color w:val="auto"/>
        </w:rPr>
        <w:t>___</w:t>
      </w:r>
    </w:p>
    <w:p>
      <w:pPr>
        <w:rPr>
          <w:color w:val="auto"/>
        </w:rPr>
      </w:pPr>
    </w:p>
    <w:p>
      <w:pPr>
        <w:pStyle w:val="11"/>
        <w:numPr>
          <w:ilvl w:val="1"/>
          <w:numId w:val="21"/>
        </w:numPr>
        <w:ind w:firstLineChars="0"/>
        <w:rPr>
          <w:color w:val="auto"/>
        </w:rPr>
      </w:pPr>
      <w:r>
        <w:rPr>
          <w:rFonts w:hint="eastAsia"/>
          <w:color w:val="auto"/>
        </w:rPr>
        <w:t>W</w:t>
      </w:r>
      <w:r>
        <w:rPr>
          <w:color w:val="auto"/>
        </w:rPr>
        <w:t>hat’s the time complexity of tournament sort</w:t>
      </w:r>
      <w:r>
        <w:rPr>
          <w:rFonts w:hint="eastAsia"/>
          <w:color w:val="auto"/>
        </w:rPr>
        <w:t>? __</w:t>
      </w:r>
      <w:r>
        <w:rPr>
          <w:rFonts w:hint="eastAsia"/>
        </w:rPr>
        <w:t>n</w:t>
      </w:r>
      <w:r>
        <w:t>logn</w:t>
      </w:r>
      <w:r>
        <w:rPr>
          <w:rFonts w:hint="eastAsia"/>
          <w:color w:val="auto"/>
        </w:rPr>
        <w:t>______</w:t>
      </w:r>
    </w:p>
    <w:p>
      <w:pPr>
        <w:rPr>
          <w:color w:val="auto"/>
        </w:rPr>
      </w:pPr>
    </w:p>
    <w:p>
      <w:pPr>
        <w:rPr>
          <w:color w:val="auto"/>
        </w:rPr>
      </w:pPr>
    </w:p>
    <w:p>
      <w:pPr>
        <w:pStyle w:val="11"/>
        <w:numPr>
          <w:ilvl w:val="1"/>
          <w:numId w:val="21"/>
        </w:numPr>
        <w:ind w:firstLineChars="0"/>
        <w:rPr>
          <w:color w:val="auto"/>
        </w:rPr>
      </w:pPr>
      <w:r>
        <w:rPr>
          <w:rFonts w:hint="eastAsia"/>
          <w:color w:val="auto"/>
        </w:rPr>
        <w:t>W</w:t>
      </w:r>
      <w:r>
        <w:rPr>
          <w:color w:val="auto"/>
        </w:rPr>
        <w:t>hat’s the time complexity of this</w:t>
      </w:r>
      <w:r>
        <w:rPr>
          <w:rFonts w:hint="eastAsia"/>
          <w:color w:val="auto"/>
        </w:rPr>
        <w:t>? ___</w:t>
      </w:r>
      <w:r>
        <w:t>n^3</w:t>
      </w:r>
      <w:r>
        <w:rPr>
          <w:rFonts w:hint="eastAsia"/>
          <w:color w:val="auto"/>
        </w:rPr>
        <w:t>_____</w:t>
      </w:r>
    </w:p>
    <w:p>
      <w:pPr>
        <w:rPr>
          <w:color w:val="auto"/>
        </w:rPr>
      </w:pPr>
      <w:r>
        <w:rPr>
          <w:color w:val="auto"/>
        </w:rPr>
        <w:t>for (i=1; i&lt;=n; i++)</w:t>
      </w:r>
      <w:r>
        <w:rPr>
          <w:color w:val="auto"/>
        </w:rPr>
        <w:br w:type="textWrapping"/>
      </w:r>
      <w:r>
        <w:rPr>
          <w:color w:val="auto"/>
        </w:rPr>
        <w:t>for (j=1; j&lt;=i; j++)</w:t>
      </w:r>
      <w:r>
        <w:rPr>
          <w:color w:val="auto"/>
        </w:rPr>
        <w:br w:type="textWrapping"/>
      </w:r>
      <w:r>
        <w:rPr>
          <w:color w:val="auto"/>
        </w:rPr>
        <w:t>for (k=1; k&lt;=j; k++)</w:t>
      </w:r>
      <w:r>
        <w:rPr>
          <w:color w:val="auto"/>
        </w:rPr>
        <w:br w:type="textWrapping"/>
      </w:r>
      <w:r>
        <w:rPr>
          <w:color w:val="auto"/>
        </w:rPr>
        <w:t>x++;</w:t>
      </w:r>
    </w:p>
    <w:p>
      <w:pPr>
        <w:rPr>
          <w:color w:val="auto"/>
        </w:rPr>
      </w:pPr>
    </w:p>
    <w:p>
      <w:pPr>
        <w:pStyle w:val="11"/>
        <w:numPr>
          <w:ilvl w:val="1"/>
          <w:numId w:val="21"/>
        </w:numPr>
        <w:ind w:firstLineChars="0"/>
        <w:rPr>
          <w:color w:val="auto"/>
        </w:rPr>
      </w:pPr>
      <w:r>
        <w:rPr>
          <w:rFonts w:hint="eastAsia"/>
          <w:color w:val="auto"/>
        </w:rPr>
        <w:t>W</w:t>
      </w:r>
      <w:r>
        <w:rPr>
          <w:color w:val="auto"/>
        </w:rPr>
        <w:t>hat’s the time complexity of this</w:t>
      </w:r>
      <w:r>
        <w:rPr>
          <w:rFonts w:hint="eastAsia"/>
          <w:color w:val="auto"/>
        </w:rPr>
        <w:t>? ____</w:t>
      </w:r>
      <w:r>
        <w:t>log</w:t>
      </w:r>
      <w:r>
        <w:rPr>
          <w:rFonts w:hint="eastAsia"/>
        </w:rPr>
        <w:t>n</w:t>
      </w:r>
      <w:r>
        <w:t xml:space="preserve"> </w:t>
      </w:r>
      <w:r>
        <w:rPr>
          <w:rFonts w:hint="eastAsia"/>
        </w:rPr>
        <w:t>二分查找，每次查找可以缩小一半的查找范围。查找范围从n缩小到1需要</w:t>
      </w:r>
      <w:r>
        <w:t>logn</w:t>
      </w:r>
      <w:r>
        <w:rPr>
          <w:rFonts w:hint="eastAsia"/>
        </w:rPr>
        <w:t>次，所以时间复杂度是l</w:t>
      </w:r>
      <w:r>
        <w:t>ogn</w:t>
      </w:r>
      <w:r>
        <w:rPr>
          <w:rFonts w:hint="eastAsia"/>
          <w:color w:val="auto"/>
        </w:rPr>
        <w:t>____</w:t>
      </w:r>
    </w:p>
    <w:p>
      <w:pPr>
        <w:rPr>
          <w:color w:val="auto"/>
        </w:rPr>
      </w:pPr>
      <w:r>
        <w:rPr>
          <w:color w:val="auto"/>
        </w:rPr>
        <w:t>int binary_search(int a[], int k, int len)</w:t>
      </w:r>
    </w:p>
    <w:p>
      <w:pPr>
        <w:rPr>
          <w:color w:val="auto"/>
        </w:rPr>
      </w:pPr>
      <w:r>
        <w:rPr>
          <w:color w:val="auto"/>
        </w:rPr>
        <w:t>{</w:t>
      </w:r>
    </w:p>
    <w:p>
      <w:pPr>
        <w:rPr>
          <w:color w:val="auto"/>
        </w:rPr>
      </w:pPr>
      <w:r>
        <w:rPr>
          <w:color w:val="auto"/>
        </w:rPr>
        <w:t xml:space="preserve">     int left = 0;</w:t>
      </w:r>
    </w:p>
    <w:p>
      <w:pPr>
        <w:rPr>
          <w:color w:val="auto"/>
        </w:rPr>
      </w:pPr>
      <w:r>
        <w:rPr>
          <w:color w:val="auto"/>
        </w:rPr>
        <w:t xml:space="preserve">     int right = len - 1;</w:t>
      </w:r>
    </w:p>
    <w:p>
      <w:pPr>
        <w:rPr>
          <w:color w:val="auto"/>
        </w:rPr>
      </w:pPr>
      <w:r>
        <w:rPr>
          <w:color w:val="auto"/>
        </w:rPr>
        <w:t xml:space="preserve">     while (left &lt;= right)</w:t>
      </w:r>
    </w:p>
    <w:p>
      <w:pPr>
        <w:rPr>
          <w:color w:val="auto"/>
        </w:rPr>
      </w:pPr>
      <w:r>
        <w:rPr>
          <w:color w:val="auto"/>
        </w:rPr>
        <w:t xml:space="preserve">     {</w:t>
      </w:r>
    </w:p>
    <w:p>
      <w:pPr>
        <w:rPr>
          <w:color w:val="auto"/>
        </w:rPr>
      </w:pPr>
      <w:r>
        <w:rPr>
          <w:color w:val="auto"/>
        </w:rPr>
        <w:t xml:space="preserve">          int mid = left + ((right - left) &gt;&gt; 2);</w:t>
      </w:r>
    </w:p>
    <w:p>
      <w:pPr>
        <w:rPr>
          <w:color w:val="auto"/>
        </w:rPr>
      </w:pPr>
      <w:r>
        <w:rPr>
          <w:color w:val="auto"/>
        </w:rPr>
        <w:t xml:space="preserve">          if (a[mid] == k)</w:t>
      </w:r>
    </w:p>
    <w:p>
      <w:pPr>
        <w:rPr>
          <w:color w:val="auto"/>
        </w:rPr>
      </w:pPr>
      <w:r>
        <w:rPr>
          <w:color w:val="auto"/>
        </w:rPr>
        <w:t xml:space="preserve">          {</w:t>
      </w:r>
    </w:p>
    <w:p>
      <w:pPr>
        <w:rPr>
          <w:color w:val="auto"/>
        </w:rPr>
      </w:pPr>
      <w:r>
        <w:rPr>
          <w:color w:val="auto"/>
        </w:rPr>
        <w:t xml:space="preserve">              return 1;</w:t>
      </w:r>
    </w:p>
    <w:p>
      <w:pPr>
        <w:rPr>
          <w:color w:val="auto"/>
        </w:rPr>
      </w:pPr>
      <w:r>
        <w:rPr>
          <w:color w:val="auto"/>
        </w:rPr>
        <w:t xml:space="preserve">          }</w:t>
      </w:r>
    </w:p>
    <w:p>
      <w:pPr>
        <w:rPr>
          <w:color w:val="auto"/>
        </w:rPr>
      </w:pPr>
      <w:r>
        <w:rPr>
          <w:color w:val="auto"/>
        </w:rPr>
        <w:t xml:space="preserve">          else if (a[mid] &gt; k)</w:t>
      </w:r>
    </w:p>
    <w:p>
      <w:pPr>
        <w:rPr>
          <w:color w:val="auto"/>
        </w:rPr>
      </w:pPr>
      <w:r>
        <w:rPr>
          <w:color w:val="auto"/>
        </w:rPr>
        <w:t xml:space="preserve">          {</w:t>
      </w:r>
    </w:p>
    <w:p>
      <w:pPr>
        <w:rPr>
          <w:color w:val="auto"/>
        </w:rPr>
      </w:pPr>
      <w:r>
        <w:rPr>
          <w:color w:val="auto"/>
        </w:rPr>
        <w:t xml:space="preserve">              right = mid - 1;</w:t>
      </w:r>
    </w:p>
    <w:p>
      <w:pPr>
        <w:rPr>
          <w:color w:val="auto"/>
        </w:rPr>
      </w:pPr>
      <w:r>
        <w:rPr>
          <w:color w:val="auto"/>
        </w:rPr>
        <w:t xml:space="preserve">          }</w:t>
      </w:r>
    </w:p>
    <w:p>
      <w:pPr>
        <w:rPr>
          <w:color w:val="auto"/>
        </w:rPr>
      </w:pPr>
      <w:r>
        <w:rPr>
          <w:color w:val="auto"/>
        </w:rPr>
        <w:t xml:space="preserve">          else</w:t>
      </w:r>
    </w:p>
    <w:p>
      <w:pPr>
        <w:rPr>
          <w:color w:val="auto"/>
        </w:rPr>
      </w:pPr>
      <w:r>
        <w:rPr>
          <w:color w:val="auto"/>
        </w:rPr>
        <w:t xml:space="preserve">          {</w:t>
      </w:r>
    </w:p>
    <w:p>
      <w:pPr>
        <w:rPr>
          <w:color w:val="auto"/>
        </w:rPr>
      </w:pPr>
      <w:r>
        <w:rPr>
          <w:color w:val="auto"/>
        </w:rPr>
        <w:t xml:space="preserve">              left = mid + 1;</w:t>
      </w:r>
    </w:p>
    <w:p>
      <w:pPr>
        <w:rPr>
          <w:color w:val="auto"/>
        </w:rPr>
      </w:pPr>
      <w:r>
        <w:rPr>
          <w:color w:val="auto"/>
        </w:rPr>
        <w:t xml:space="preserve">          }</w:t>
      </w:r>
    </w:p>
    <w:p>
      <w:pPr>
        <w:rPr>
          <w:color w:val="auto"/>
        </w:rPr>
      </w:pPr>
      <w:r>
        <w:rPr>
          <w:color w:val="auto"/>
        </w:rPr>
        <w:t xml:space="preserve">     }</w:t>
      </w:r>
    </w:p>
    <w:p>
      <w:pPr>
        <w:rPr>
          <w:color w:val="auto"/>
        </w:rPr>
      </w:pPr>
      <w:r>
        <w:rPr>
          <w:color w:val="auto"/>
        </w:rPr>
        <w:t xml:space="preserve">     return NULL;</w:t>
      </w:r>
    </w:p>
    <w:p>
      <w:pPr>
        <w:rPr>
          <w:color w:val="auto"/>
        </w:rPr>
      </w:pPr>
      <w:r>
        <w:rPr>
          <w:color w:val="auto"/>
        </w:rPr>
        <w:t>}</w:t>
      </w:r>
    </w:p>
    <w:p>
      <w:pPr>
        <w:rPr>
          <w:color w:val="auto"/>
        </w:rPr>
      </w:pPr>
    </w:p>
    <w:p>
      <w:pPr>
        <w:pStyle w:val="11"/>
        <w:numPr>
          <w:ilvl w:val="1"/>
          <w:numId w:val="21"/>
        </w:numPr>
        <w:ind w:firstLineChars="0"/>
        <w:rPr>
          <w:color w:val="auto"/>
        </w:rPr>
      </w:pPr>
      <w:r>
        <w:rPr>
          <w:rFonts w:hint="eastAsia"/>
          <w:color w:val="auto"/>
        </w:rPr>
        <w:t>W</w:t>
      </w:r>
      <w:r>
        <w:rPr>
          <w:color w:val="auto"/>
        </w:rPr>
        <w:t>hat’s the time complexity of this</w:t>
      </w:r>
      <w:r>
        <w:rPr>
          <w:rFonts w:hint="eastAsia"/>
          <w:color w:val="auto"/>
        </w:rPr>
        <w:t>? ____</w:t>
      </w:r>
      <w:r>
        <w:t xml:space="preserve">nlogn </w:t>
      </w:r>
      <w:r>
        <w:rPr>
          <w:rFonts w:hint="eastAsia"/>
        </w:rPr>
        <w:t>王紫若上课推过，倍乘系数然后加减消元。</w:t>
      </w:r>
      <w:r>
        <w:rPr>
          <w:rFonts w:hint="eastAsia"/>
          <w:color w:val="auto"/>
        </w:rPr>
        <w:t>____</w:t>
      </w:r>
    </w:p>
    <w:p>
      <w:pPr>
        <w:rPr>
          <w:color w:val="auto"/>
        </w:rPr>
      </w:pPr>
      <w:r>
        <w:rPr>
          <w:color w:val="auto"/>
        </w:rPr>
        <w:t>T(n) = 2T(n/2)+n</w:t>
      </w:r>
    </w:p>
    <w:p>
      <w:pPr>
        <w:rPr>
          <w:color w:val="auto"/>
        </w:rPr>
      </w:pPr>
      <w:r>
        <w:rPr>
          <w:color w:val="auto"/>
        </w:rPr>
        <w:t>T(1)=0</w:t>
      </w:r>
    </w:p>
    <w:p>
      <w:pPr>
        <w:rPr>
          <w:color w:val="auto"/>
        </w:rPr>
      </w:pPr>
    </w:p>
    <w:p>
      <w:pPr>
        <w:pStyle w:val="11"/>
        <w:numPr>
          <w:ilvl w:val="1"/>
          <w:numId w:val="21"/>
        </w:numPr>
        <w:ind w:firstLineChars="0"/>
        <w:rPr>
          <w:color w:val="auto"/>
        </w:rPr>
      </w:pPr>
      <w:r>
        <w:rPr>
          <w:rFonts w:hint="eastAsia"/>
          <w:color w:val="auto"/>
        </w:rPr>
        <w:t>W</w:t>
      </w:r>
      <w:r>
        <w:rPr>
          <w:color w:val="auto"/>
        </w:rPr>
        <w:t>hat’s the time complexity of this</w:t>
      </w:r>
      <w:r>
        <w:rPr>
          <w:rFonts w:hint="eastAsia"/>
          <w:color w:val="auto"/>
        </w:rPr>
        <w:t>? ____</w:t>
      </w:r>
      <w:r>
        <w:rPr>
          <w:rFonts w:hint="eastAsia"/>
        </w:rPr>
        <w:t>n</w:t>
      </w:r>
      <w:r>
        <w:t xml:space="preserve">.  </w:t>
      </w:r>
      <w:r>
        <w:rPr>
          <w:rFonts w:hint="eastAsia"/>
        </w:rPr>
        <w:t>这个就是等差数列求和</w:t>
      </w:r>
      <w:r>
        <w:rPr>
          <w:rFonts w:hint="eastAsia"/>
          <w:color w:val="auto"/>
        </w:rPr>
        <w:t>____</w:t>
      </w:r>
    </w:p>
    <w:p>
      <w:pPr>
        <w:rPr>
          <w:color w:val="auto"/>
        </w:rPr>
      </w:pPr>
      <w:r>
        <w:rPr>
          <w:color w:val="auto"/>
        </w:rPr>
        <w:t>T(n)=T(n-1)+1</w:t>
      </w:r>
    </w:p>
    <w:p>
      <w:pPr>
        <w:rPr>
          <w:color w:val="auto"/>
        </w:rPr>
      </w:pPr>
      <w:r>
        <w:rPr>
          <w:color w:val="auto"/>
        </w:rPr>
        <w:t>T(1)=0</w:t>
      </w:r>
    </w:p>
    <w:p>
      <w:pPr>
        <w:rPr>
          <w:color w:val="auto"/>
        </w:rPr>
      </w:pPr>
    </w:p>
    <w:p>
      <w:pPr>
        <w:pStyle w:val="11"/>
        <w:numPr>
          <w:ilvl w:val="0"/>
          <w:numId w:val="20"/>
        </w:numPr>
        <w:ind w:firstLineChars="0"/>
        <w:rPr>
          <w:b/>
          <w:color w:val="auto"/>
          <w:sz w:val="28"/>
          <w:szCs w:val="28"/>
        </w:rPr>
      </w:pPr>
      <w:r>
        <w:rPr>
          <w:rFonts w:hint="eastAsia"/>
          <w:b/>
          <w:color w:val="auto"/>
          <w:sz w:val="28"/>
          <w:szCs w:val="28"/>
          <w:lang w:val="en-US" w:eastAsia="zh-CN"/>
        </w:rPr>
        <w:t>Multiple</w:t>
      </w:r>
      <w:r>
        <w:rPr>
          <w:b/>
          <w:color w:val="auto"/>
          <w:sz w:val="28"/>
          <w:szCs w:val="28"/>
        </w:rPr>
        <w:t>-choice questions</w:t>
      </w:r>
    </w:p>
    <w:p>
      <w:pPr>
        <w:rPr>
          <w:color w:val="auto"/>
        </w:rPr>
      </w:pPr>
    </w:p>
    <w:p>
      <w:pPr>
        <w:pStyle w:val="11"/>
        <w:numPr>
          <w:ilvl w:val="1"/>
          <w:numId w:val="21"/>
        </w:numPr>
        <w:ind w:firstLineChars="0"/>
        <w:rPr>
          <w:color w:val="auto"/>
        </w:rPr>
      </w:pPr>
      <w:r>
        <w:rPr>
          <w:rFonts w:hint="eastAsia"/>
          <w:color w:val="auto"/>
        </w:rPr>
        <w:t>W</w:t>
      </w:r>
      <w:r>
        <w:rPr>
          <w:color w:val="auto"/>
        </w:rPr>
        <w:t xml:space="preserve">hich </w:t>
      </w:r>
      <w:r>
        <w:rPr>
          <w:rFonts w:hint="eastAsia"/>
          <w:color w:val="auto"/>
          <w:lang w:val="en-US" w:eastAsia="zh-CN"/>
        </w:rPr>
        <w:t xml:space="preserve">of the following </w:t>
      </w:r>
      <w:r>
        <w:rPr>
          <w:color w:val="auto"/>
        </w:rPr>
        <w:t>is</w:t>
      </w:r>
      <w:r>
        <w:rPr>
          <w:rFonts w:hint="eastAsia"/>
          <w:color w:val="auto"/>
          <w:lang w:val="en-US" w:eastAsia="zh-CN"/>
        </w:rPr>
        <w:t xml:space="preserve"> a</w:t>
      </w:r>
      <w:r>
        <w:rPr>
          <w:color w:val="auto"/>
        </w:rPr>
        <w:t xml:space="preserve"> tree?</w:t>
      </w:r>
      <w:r>
        <w:rPr>
          <w:rFonts w:hint="eastAsia"/>
          <w:color w:val="auto"/>
        </w:rPr>
        <w:t xml:space="preserve"> _____</w:t>
      </w:r>
      <w:r>
        <w:t xml:space="preserve">a  </w:t>
      </w:r>
      <w:r>
        <w:rPr>
          <w:rFonts w:hint="eastAsia"/>
        </w:rPr>
        <w:t>a是树，b是链表，c是栈</w:t>
      </w:r>
      <w:r>
        <w:rPr>
          <w:rFonts w:hint="eastAsia"/>
          <w:color w:val="auto"/>
        </w:rPr>
        <w:t>___</w:t>
      </w:r>
    </w:p>
    <w:p>
      <w:pPr>
        <w:pStyle w:val="11"/>
        <w:numPr>
          <w:ilvl w:val="0"/>
          <w:numId w:val="0"/>
        </w:numPr>
        <w:ind w:leftChars="0"/>
        <w:rPr>
          <w:color w:val="auto"/>
        </w:rPr>
      </w:pPr>
      <w:r>
        <w:rPr>
          <w:color w:val="auto"/>
        </w:rPr>
        <w:t>A.</w:t>
      </w:r>
    </w:p>
    <w:p>
      <w:pPr>
        <w:pStyle w:val="11"/>
        <w:numPr>
          <w:ilvl w:val="0"/>
          <w:numId w:val="0"/>
        </w:numPr>
        <w:ind w:leftChars="0"/>
        <w:rPr>
          <w:color w:val="auto"/>
        </w:rPr>
      </w:pPr>
      <w:r>
        <w:rPr>
          <w:color w:val="auto"/>
        </w:rPr>
        <w:drawing>
          <wp:inline distT="0" distB="0" distL="0" distR="0">
            <wp:extent cx="1018540" cy="808355"/>
            <wp:effectExtent l="0" t="0" r="2540" b="14605"/>
            <wp:docPr id="1026" name="Picture 2" descr="https://gimg2.baidu.com/image_search/src=http%3A%2F%2Fnimg.ws.126.net%2F%3Furl%3Dhttp%3A%2F%2Fdingyue.ws.126.net%2F2021%2F0501%2Fb107d467j00qsem8t000fc000hs00e4c.jpg%26thumbnail%3D650x2147483647%26quality%3D80%26type%3Djpg&amp;refer=http%3A%2F%2Fnimg.ws.126.net&amp;app=2002&amp;size=f9999,10000&amp;q=a80&amp;n=0&amp;g=0n&amp;fmt=jpeg?sec=1636857393&amp;t=6c2dafd17576ab498cfc4ad785fc9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gimg2.baidu.com/image_search/src=http%3A%2F%2Fnimg.ws.126.net%2F%3Furl%3Dhttp%3A%2F%2Fdingyue.ws.126.net%2F2021%2F0501%2Fb107d467j00qsem8t000fc000hs00e4c.jpg%26thumbnail%3D650x2147483647%26quality%3D80%26type%3Djpg&amp;refer=http%3A%2F%2Fnimg.ws.126.net&amp;app=2002&amp;size=f9999,10000&amp;q=a80&amp;n=0&amp;g=0n&amp;fmt=jpeg?sec=1636857393&amp;t=6c2dafd17576ab498cfc4ad785fc92fb"/>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053086" cy="835901"/>
                    </a:xfrm>
                    <a:prstGeom prst="rect">
                      <a:avLst/>
                    </a:prstGeom>
                    <a:noFill/>
                  </pic:spPr>
                </pic:pic>
              </a:graphicData>
            </a:graphic>
          </wp:inline>
        </w:drawing>
      </w:r>
    </w:p>
    <w:p>
      <w:pPr>
        <w:pStyle w:val="11"/>
        <w:numPr>
          <w:ilvl w:val="0"/>
          <w:numId w:val="0"/>
        </w:numPr>
        <w:ind w:leftChars="0"/>
        <w:rPr>
          <w:color w:val="auto"/>
        </w:rPr>
      </w:pPr>
      <w:r>
        <w:rPr>
          <w:rFonts w:hint="eastAsia"/>
          <w:color w:val="auto"/>
          <w:lang w:val="en-US" w:eastAsia="zh-CN"/>
        </w:rPr>
        <w:t>B.</w:t>
      </w:r>
      <w:r>
        <w:rPr>
          <w:color w:val="auto"/>
        </w:rPr>
        <w:drawing>
          <wp:inline distT="0" distB="0" distL="0" distR="0">
            <wp:extent cx="5274310" cy="785495"/>
            <wp:effectExtent l="0" t="0" r="1397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74310" cy="785495"/>
                    </a:xfrm>
                    <a:prstGeom prst="rect">
                      <a:avLst/>
                    </a:prstGeom>
                  </pic:spPr>
                </pic:pic>
              </a:graphicData>
            </a:graphic>
          </wp:inline>
        </w:drawing>
      </w:r>
    </w:p>
    <w:p>
      <w:pPr>
        <w:pStyle w:val="11"/>
        <w:numPr>
          <w:ilvl w:val="0"/>
          <w:numId w:val="0"/>
        </w:numPr>
        <w:ind w:leftChars="0"/>
        <w:rPr>
          <w:rFonts w:hint="eastAsia" w:eastAsiaTheme="minorEastAsia"/>
          <w:color w:val="auto"/>
          <w:lang w:val="en-US" w:eastAsia="zh-CN"/>
        </w:rPr>
      </w:pPr>
      <w:r>
        <w:rPr>
          <w:rFonts w:hint="eastAsia"/>
          <w:color w:val="auto"/>
          <w:lang w:val="en-US" w:eastAsia="zh-CN"/>
        </w:rPr>
        <w:t>C</w:t>
      </w:r>
      <w:r>
        <w:rPr>
          <w:color w:val="auto"/>
        </w:rPr>
        <w:t xml:space="preserve">. </w:t>
      </w:r>
      <w:r>
        <w:rPr>
          <w:color w:val="auto"/>
        </w:rPr>
        <w:drawing>
          <wp:inline distT="0" distB="0" distL="0" distR="0">
            <wp:extent cx="1334770" cy="1259840"/>
            <wp:effectExtent l="0" t="0" r="6350" b="5080"/>
            <wp:docPr id="15" name="图片 15" descr="https://ss1.baidu.com/9vo3dSag_xI4khGko9WTAnF6hhy/baike/s%3D220/sign=4b2162dc1bd5ad6eaef963e8b1cb39a3/8b82b9014a90f603eab7c55f3912b31bb051eda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https://ss1.baidu.com/9vo3dSag_xI4khGko9WTAnF6hhy/baike/s%3D220/sign=4b2162dc1bd5ad6eaef963e8b1cb39a3/8b82b9014a90f603eab7c55f3912b31bb051eda7.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384528" cy="1307029"/>
                    </a:xfrm>
                    <a:prstGeom prst="rect">
                      <a:avLst/>
                    </a:prstGeom>
                    <a:noFill/>
                    <a:ln>
                      <a:noFill/>
                    </a:ln>
                  </pic:spPr>
                </pic:pic>
              </a:graphicData>
            </a:graphic>
          </wp:inline>
        </w:drawing>
      </w:r>
      <w:r>
        <w:rPr>
          <w:rFonts w:hint="eastAsia"/>
          <w:color w:val="auto"/>
          <w:lang w:val="en-US" w:eastAsia="zh-CN"/>
        </w:rPr>
        <w:t xml:space="preserve"> </w:t>
      </w:r>
    </w:p>
    <w:p>
      <w:pPr>
        <w:pStyle w:val="11"/>
        <w:numPr>
          <w:ilvl w:val="0"/>
          <w:numId w:val="0"/>
        </w:numPr>
        <w:ind w:leftChars="0"/>
        <w:rPr>
          <w:rFonts w:hint="default" w:eastAsiaTheme="minorEastAsia"/>
          <w:color w:val="auto"/>
          <w:lang w:val="en-US" w:eastAsia="zh-CN"/>
        </w:rPr>
      </w:pPr>
      <w:r>
        <w:rPr>
          <w:rFonts w:hint="eastAsia"/>
          <w:color w:val="auto"/>
          <w:lang w:val="en-US" w:eastAsia="zh-CN"/>
        </w:rPr>
        <w:t xml:space="preserve">D. </w:t>
      </w:r>
      <w:r>
        <w:rPr>
          <w:color w:val="auto"/>
        </w:rPr>
        <w:t>none of the</w:t>
      </w:r>
      <w:r>
        <w:rPr>
          <w:rFonts w:hint="eastAsia"/>
          <w:color w:val="auto"/>
          <w:lang w:val="en-US" w:eastAsia="zh-CN"/>
        </w:rPr>
        <w:t xml:space="preserve"> above</w:t>
      </w:r>
    </w:p>
    <w:p>
      <w:pPr>
        <w:rPr>
          <w:color w:val="auto"/>
        </w:rPr>
      </w:pPr>
    </w:p>
    <w:p>
      <w:pPr>
        <w:pStyle w:val="11"/>
        <w:numPr>
          <w:ilvl w:val="1"/>
          <w:numId w:val="21"/>
        </w:numPr>
        <w:ind w:firstLineChars="0"/>
        <w:rPr>
          <w:color w:val="auto"/>
        </w:rPr>
      </w:pPr>
      <w:r>
        <w:rPr>
          <w:color w:val="auto"/>
        </w:rPr>
        <w:t>Which</w:t>
      </w:r>
      <w:r>
        <w:rPr>
          <w:rFonts w:hint="eastAsia"/>
          <w:color w:val="auto"/>
          <w:lang w:val="en-US" w:eastAsia="zh-CN"/>
        </w:rPr>
        <w:t xml:space="preserve"> one of the following </w:t>
      </w:r>
      <w:r>
        <w:rPr>
          <w:color w:val="auto"/>
        </w:rPr>
        <w:t>is</w:t>
      </w:r>
      <w:r>
        <w:rPr>
          <w:rFonts w:hint="eastAsia"/>
          <w:color w:val="auto"/>
          <w:lang w:val="en-US" w:eastAsia="zh-CN"/>
        </w:rPr>
        <w:t xml:space="preserve"> a</w:t>
      </w:r>
      <w:r>
        <w:rPr>
          <w:color w:val="auto"/>
        </w:rPr>
        <w:t xml:space="preserve"> heap ?</w:t>
      </w:r>
      <w:r>
        <w:rPr>
          <w:rFonts w:hint="eastAsia"/>
          <w:color w:val="auto"/>
        </w:rPr>
        <w:t xml:space="preserve"> ____</w:t>
      </w:r>
      <w:r>
        <w:rPr>
          <w:rFonts w:hint="eastAsia"/>
        </w:rPr>
        <w:t>a</w:t>
      </w:r>
      <w:r>
        <w:t xml:space="preserve"> </w:t>
      </w:r>
      <w:r>
        <w:rPr>
          <w:rFonts w:hint="eastAsia"/>
        </w:rPr>
        <w:t>堆就是任意一个</w:t>
      </w:r>
      <w:r>
        <w:rPr>
          <w:rFonts w:hint="eastAsia"/>
          <w:lang w:val="en-US" w:eastAsia="zh-CN"/>
        </w:rPr>
        <w:t>节</w:t>
      </w:r>
      <w:r>
        <w:rPr>
          <w:rFonts w:hint="eastAsia"/>
        </w:rPr>
        <w:t>点，都比下面2个小</w:t>
      </w:r>
      <w:r>
        <w:rPr>
          <w:rFonts w:hint="eastAsia"/>
          <w:lang w:val="en-US" w:eastAsia="zh-CN"/>
        </w:rPr>
        <w:t>或者大</w:t>
      </w:r>
      <w:r>
        <w:rPr>
          <w:rFonts w:hint="eastAsia"/>
        </w:rPr>
        <w:t>。</w:t>
      </w:r>
      <w:r>
        <w:rPr>
          <w:rFonts w:hint="eastAsia"/>
          <w:color w:val="auto"/>
        </w:rPr>
        <w:t>____</w:t>
      </w:r>
    </w:p>
    <w:p>
      <w:pPr>
        <w:pStyle w:val="11"/>
        <w:numPr>
          <w:ilvl w:val="0"/>
          <w:numId w:val="22"/>
        </w:numPr>
        <w:ind w:firstLineChars="0"/>
        <w:rPr>
          <w:color w:val="auto"/>
        </w:rPr>
      </w:pPr>
      <w:r>
        <w:rPr>
          <w:color w:val="auto"/>
        </w:rPr>
        <w:drawing>
          <wp:inline distT="0" distB="0" distL="0" distR="0">
            <wp:extent cx="2491740" cy="843915"/>
            <wp:effectExtent l="0" t="0" r="7620" b="952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0"/>
                    <a:stretch>
                      <a:fillRect/>
                    </a:stretch>
                  </pic:blipFill>
                  <pic:spPr>
                    <a:xfrm>
                      <a:off x="0" y="0"/>
                      <a:ext cx="2502293" cy="847454"/>
                    </a:xfrm>
                    <a:prstGeom prst="rect">
                      <a:avLst/>
                    </a:prstGeom>
                  </pic:spPr>
                </pic:pic>
              </a:graphicData>
            </a:graphic>
          </wp:inline>
        </w:drawing>
      </w:r>
    </w:p>
    <w:p>
      <w:pPr>
        <w:pStyle w:val="11"/>
        <w:numPr>
          <w:ilvl w:val="0"/>
          <w:numId w:val="22"/>
        </w:numPr>
        <w:ind w:firstLineChars="0"/>
        <w:rPr>
          <w:color w:val="auto"/>
        </w:rPr>
      </w:pPr>
      <w:r>
        <w:rPr>
          <w:color w:val="auto"/>
        </w:rPr>
        <w:drawing>
          <wp:inline distT="0" distB="0" distL="0" distR="0">
            <wp:extent cx="1845945" cy="1477010"/>
            <wp:effectExtent l="0" t="0" r="13335" b="1270"/>
            <wp:docPr id="1028" name="Picture 4" descr="https://pic2.zhimg.com/80/v2-6db33bd4ddb7937ca5946283ef2acc5d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s://pic2.zhimg.com/80/v2-6db33bd4ddb7937ca5946283ef2acc5d_1440w.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858662" cy="1486930"/>
                    </a:xfrm>
                    <a:prstGeom prst="rect">
                      <a:avLst/>
                    </a:prstGeom>
                    <a:noFill/>
                  </pic:spPr>
                </pic:pic>
              </a:graphicData>
            </a:graphic>
          </wp:inline>
        </w:drawing>
      </w:r>
    </w:p>
    <w:p>
      <w:pPr>
        <w:pStyle w:val="11"/>
        <w:numPr>
          <w:ilvl w:val="0"/>
          <w:numId w:val="22"/>
        </w:numPr>
        <w:ind w:firstLineChars="0"/>
        <w:rPr>
          <w:color w:val="auto"/>
        </w:rPr>
      </w:pPr>
      <w:r>
        <w:rPr>
          <w:color w:val="auto"/>
        </w:rPr>
        <w:drawing>
          <wp:inline distT="0" distB="0" distL="0" distR="0">
            <wp:extent cx="1986280" cy="1576705"/>
            <wp:effectExtent l="0" t="0" r="10160" b="8255"/>
            <wp:docPr id="17" name="Picture 2" descr="https://gimg2.baidu.com/image_search/src=http%3A%2F%2Fnimg.ws.126.net%2F%3Furl%3Dhttp%3A%2F%2Fdingyue.ws.126.net%2F2021%2F0501%2Fb107d467j00qsem8t000fc000hs00e4c.jpg%26thumbnail%3D650x2147483647%26quality%3D80%26type%3Djpg&amp;refer=http%3A%2F%2Fnimg.ws.126.net&amp;app=2002&amp;size=f9999,10000&amp;q=a80&amp;n=0&amp;g=0n&amp;fmt=jpeg?sec=1636857393&amp;t=6c2dafd17576ab498cfc4ad785fc9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descr="https://gimg2.baidu.com/image_search/src=http%3A%2F%2Fnimg.ws.126.net%2F%3Furl%3Dhttp%3A%2F%2Fdingyue.ws.126.net%2F2021%2F0501%2Fb107d467j00qsem8t000fc000hs00e4c.jpg%26thumbnail%3D650x2147483647%26quality%3D80%26type%3Djpg&amp;refer=http%3A%2F%2Fnimg.ws.126.net&amp;app=2002&amp;size=f9999,10000&amp;q=a80&amp;n=0&amp;g=0n&amp;fmt=jpeg?sec=1636857393&amp;t=6c2dafd17576ab498cfc4ad785fc92fb"/>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067633" cy="1641214"/>
                    </a:xfrm>
                    <a:prstGeom prst="rect">
                      <a:avLst/>
                    </a:prstGeom>
                    <a:noFill/>
                  </pic:spPr>
                </pic:pic>
              </a:graphicData>
            </a:graphic>
          </wp:inline>
        </w:drawing>
      </w:r>
    </w:p>
    <w:p>
      <w:pPr>
        <w:pStyle w:val="11"/>
        <w:numPr>
          <w:ilvl w:val="0"/>
          <w:numId w:val="22"/>
        </w:numPr>
        <w:ind w:firstLineChars="0"/>
        <w:rPr>
          <w:color w:val="auto"/>
        </w:rPr>
      </w:pPr>
      <w:r>
        <w:rPr>
          <w:color w:val="auto"/>
        </w:rPr>
        <w:t>none of those</w:t>
      </w:r>
    </w:p>
    <w:p>
      <w:pPr>
        <w:rPr>
          <w:color w:val="auto"/>
        </w:rPr>
      </w:pPr>
    </w:p>
    <w:p>
      <w:pPr>
        <w:rPr>
          <w:color w:val="auto"/>
        </w:rPr>
      </w:pPr>
    </w:p>
    <w:p>
      <w:pPr>
        <w:pStyle w:val="11"/>
        <w:numPr>
          <w:ilvl w:val="1"/>
          <w:numId w:val="21"/>
        </w:numPr>
        <w:ind w:firstLineChars="0"/>
        <w:rPr>
          <w:color w:val="auto"/>
        </w:rPr>
      </w:pPr>
      <w:r>
        <w:rPr>
          <w:color w:val="auto"/>
        </w:rPr>
        <w:t>What sort is this?</w:t>
      </w:r>
      <w:r>
        <w:rPr>
          <w:rFonts w:hint="eastAsia"/>
          <w:color w:val="auto"/>
        </w:rPr>
        <w:t xml:space="preserve"> __</w:t>
      </w:r>
      <w:r>
        <w:rPr>
          <w:rFonts w:hint="eastAsia"/>
          <w:color w:val="auto"/>
          <w:lang w:val="en-US" w:eastAsia="zh-CN"/>
        </w:rPr>
        <w:t>A</w:t>
      </w:r>
      <w:r>
        <w:rPr>
          <w:rFonts w:hint="eastAsia"/>
          <w:color w:val="auto"/>
        </w:rPr>
        <w:t>__</w:t>
      </w:r>
      <w:r>
        <w:t xml:space="preserve">select sort </w:t>
      </w:r>
      <w:r>
        <w:rPr>
          <w:rFonts w:hint="eastAsia"/>
        </w:rPr>
        <w:t>这题mix的命名很有误导性，应该命名成min，但不管他，我们主要看程序逻辑即可。从最内层j控制的那个循环开始看，其实就是找最小值。然后在看上一层循环，就是把最小值和i交换。所以是选择排序，每次把最小值选出来放前面。</w:t>
      </w:r>
      <w:r>
        <w:rPr>
          <w:rFonts w:hint="eastAsia"/>
          <w:color w:val="auto"/>
        </w:rPr>
        <w:t>____</w:t>
      </w:r>
    </w:p>
    <w:p>
      <w:pPr>
        <w:rPr>
          <w:color w:val="auto"/>
        </w:rPr>
      </w:pPr>
      <w:r>
        <w:rPr>
          <w:color w:val="auto"/>
        </w:rPr>
        <w:drawing>
          <wp:inline distT="0" distB="0" distL="0" distR="0">
            <wp:extent cx="2299335" cy="3583305"/>
            <wp:effectExtent l="0" t="0" r="1905" b="133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3"/>
                    <a:stretch>
                      <a:fillRect/>
                    </a:stretch>
                  </pic:blipFill>
                  <pic:spPr>
                    <a:xfrm>
                      <a:off x="0" y="0"/>
                      <a:ext cx="2299335" cy="3583305"/>
                    </a:xfrm>
                    <a:prstGeom prst="rect">
                      <a:avLst/>
                    </a:prstGeom>
                  </pic:spPr>
                </pic:pic>
              </a:graphicData>
            </a:graphic>
          </wp:inline>
        </w:drawing>
      </w:r>
    </w:p>
    <w:p>
      <w:pPr>
        <w:rPr>
          <w:color w:val="auto"/>
        </w:rPr>
      </w:pPr>
      <w:r>
        <w:rPr>
          <w:color w:val="auto"/>
        </w:rPr>
        <w:t xml:space="preserve">a) select sort </w:t>
      </w:r>
    </w:p>
    <w:p>
      <w:pPr>
        <w:rPr>
          <w:color w:val="auto"/>
        </w:rPr>
      </w:pPr>
      <w:r>
        <w:rPr>
          <w:color w:val="auto"/>
        </w:rPr>
        <w:t xml:space="preserve">b) quick sort   </w:t>
      </w:r>
    </w:p>
    <w:p>
      <w:pPr>
        <w:rPr>
          <w:color w:val="auto"/>
        </w:rPr>
      </w:pPr>
      <w:r>
        <w:rPr>
          <w:color w:val="auto"/>
        </w:rPr>
        <w:t>c)</w:t>
      </w:r>
      <w:r>
        <w:rPr>
          <w:rFonts w:hint="eastAsia"/>
          <w:color w:val="auto"/>
        </w:rPr>
        <w:t>ins</w:t>
      </w:r>
      <w:r>
        <w:rPr>
          <w:color w:val="auto"/>
        </w:rPr>
        <w:t>ert sort</w:t>
      </w:r>
    </w:p>
    <w:p>
      <w:pPr>
        <w:rPr>
          <w:color w:val="auto"/>
        </w:rPr>
      </w:pPr>
      <w:r>
        <w:rPr>
          <w:color w:val="auto"/>
        </w:rPr>
        <w:t>d)heap sort</w:t>
      </w:r>
    </w:p>
    <w:p>
      <w:pPr>
        <w:rPr>
          <w:color w:val="auto"/>
        </w:rPr>
      </w:pPr>
    </w:p>
    <w:p>
      <w:pPr>
        <w:pStyle w:val="11"/>
        <w:numPr>
          <w:ilvl w:val="1"/>
          <w:numId w:val="21"/>
        </w:numPr>
        <w:ind w:firstLineChars="0"/>
        <w:rPr>
          <w:color w:val="auto"/>
        </w:rPr>
      </w:pPr>
      <w:r>
        <w:rPr>
          <w:color w:val="auto"/>
        </w:rPr>
        <w:t xml:space="preserve">Among 10000 elements,to get the </w:t>
      </w:r>
      <w:r>
        <w:rPr>
          <w:rFonts w:hint="eastAsia"/>
          <w:color w:val="auto"/>
          <w:lang w:val="en-US" w:eastAsia="zh-CN"/>
        </w:rPr>
        <w:t xml:space="preserve">first </w:t>
      </w:r>
      <w:r>
        <w:rPr>
          <w:color w:val="auto"/>
        </w:rPr>
        <w:t>100 elements in</w:t>
      </w:r>
      <w:r>
        <w:rPr>
          <w:rFonts w:hint="eastAsia"/>
          <w:color w:val="auto"/>
          <w:lang w:val="en-US" w:eastAsia="zh-CN"/>
        </w:rPr>
        <w:t xml:space="preserve"> ascending</w:t>
      </w:r>
      <w:r>
        <w:rPr>
          <w:color w:val="auto"/>
        </w:rPr>
        <w:t xml:space="preserve"> order,</w:t>
      </w:r>
      <w:r>
        <w:rPr>
          <w:rFonts w:hint="eastAsia"/>
          <w:color w:val="auto"/>
          <w:lang w:val="en-US" w:eastAsia="zh-CN"/>
        </w:rPr>
        <w:t xml:space="preserve"> </w:t>
      </w:r>
      <w:r>
        <w:rPr>
          <w:color w:val="auto"/>
        </w:rPr>
        <w:t>which sort is the best?</w:t>
      </w:r>
      <w:r>
        <w:rPr>
          <w:rFonts w:hint="eastAsia"/>
          <w:color w:val="auto"/>
        </w:rPr>
        <w:t xml:space="preserve"> ____</w:t>
      </w:r>
      <w:r>
        <w:rPr>
          <w:rFonts w:hint="eastAsia"/>
        </w:rPr>
        <w:t>c</w:t>
      </w:r>
      <w:r>
        <w:t xml:space="preserve"> </w:t>
      </w:r>
      <w:r>
        <w:rPr>
          <w:rFonts w:hint="eastAsia"/>
        </w:rPr>
        <w:t>因为只需要找</w:t>
      </w:r>
      <w:r>
        <w:rPr>
          <w:rFonts w:hint="eastAsia"/>
          <w:lang w:val="en-US" w:eastAsia="zh-CN"/>
        </w:rPr>
        <w:t>100</w:t>
      </w:r>
      <w:r>
        <w:rPr>
          <w:rFonts w:hint="eastAsia"/>
        </w:rPr>
        <w:t>个最小的数，a显然太麻烦了，b最多需要</w:t>
      </w:r>
      <w:r>
        <w:t>100n</w:t>
      </w:r>
      <w:r>
        <w:rPr>
          <w:rFonts w:hint="eastAsia"/>
        </w:rPr>
        <w:t>次</w:t>
      </w:r>
      <w:r>
        <w:t>1000000</w:t>
      </w:r>
      <w:r>
        <w:rPr>
          <w:rFonts w:hint="eastAsia"/>
        </w:rPr>
        <w:t>次，</w:t>
      </w:r>
      <w:r>
        <w:t>c</w:t>
      </w:r>
      <w:r>
        <w:rPr>
          <w:rFonts w:hint="eastAsia"/>
        </w:rPr>
        <w:t>再怎么拉跨也只在n</w:t>
      </w:r>
      <w:r>
        <w:t>logn 10000log10000</w:t>
      </w:r>
      <w:r>
        <w:rPr>
          <w:rFonts w:hint="eastAsia"/>
        </w:rPr>
        <w:t>这个数量级上，怎么着也飞不到一百万上去，所以是c</w:t>
      </w:r>
      <w:r>
        <w:rPr>
          <w:rFonts w:hint="eastAsia"/>
          <w:color w:val="auto"/>
        </w:rPr>
        <w:t>_</w:t>
      </w:r>
      <w:r>
        <w:rPr>
          <w:color w:val="auto"/>
        </w:rPr>
        <w:tab/>
      </w:r>
      <w:r>
        <w:rPr>
          <w:rFonts w:hint="eastAsia"/>
          <w:color w:val="auto"/>
        </w:rPr>
        <w:t>___</w:t>
      </w:r>
    </w:p>
    <w:p>
      <w:pPr>
        <w:pStyle w:val="11"/>
        <w:numPr>
          <w:ilvl w:val="2"/>
          <w:numId w:val="23"/>
        </w:numPr>
        <w:ind w:firstLineChars="0"/>
        <w:rPr>
          <w:color w:val="auto"/>
        </w:rPr>
      </w:pPr>
      <w:r>
        <w:rPr>
          <w:color w:val="auto"/>
        </w:rPr>
        <w:t>bubble sort</w:t>
      </w:r>
    </w:p>
    <w:p>
      <w:pPr>
        <w:pStyle w:val="11"/>
        <w:numPr>
          <w:ilvl w:val="2"/>
          <w:numId w:val="23"/>
        </w:numPr>
        <w:ind w:firstLineChars="0"/>
        <w:rPr>
          <w:color w:val="auto"/>
        </w:rPr>
      </w:pPr>
      <w:r>
        <w:rPr>
          <w:color w:val="auto"/>
        </w:rPr>
        <w:t>select sort</w:t>
      </w:r>
    </w:p>
    <w:p>
      <w:pPr>
        <w:pStyle w:val="11"/>
        <w:numPr>
          <w:ilvl w:val="2"/>
          <w:numId w:val="23"/>
        </w:numPr>
        <w:ind w:firstLineChars="0"/>
        <w:rPr>
          <w:color w:val="auto"/>
        </w:rPr>
      </w:pPr>
      <w:r>
        <w:rPr>
          <w:color w:val="auto"/>
        </w:rPr>
        <w:t>heap sort</w:t>
      </w:r>
    </w:p>
    <w:p>
      <w:pPr>
        <w:pStyle w:val="11"/>
        <w:numPr>
          <w:ilvl w:val="2"/>
          <w:numId w:val="23"/>
        </w:numPr>
        <w:ind w:firstLineChars="0"/>
        <w:rPr>
          <w:color w:val="auto"/>
        </w:rPr>
      </w:pPr>
      <w:r>
        <w:rPr>
          <w:color w:val="auto"/>
        </w:rPr>
        <w:t>they are same</w:t>
      </w:r>
    </w:p>
    <w:p>
      <w:pPr>
        <w:rPr>
          <w:color w:val="auto"/>
        </w:rPr>
      </w:pPr>
    </w:p>
    <w:p>
      <w:pPr>
        <w:pStyle w:val="11"/>
        <w:numPr>
          <w:ilvl w:val="1"/>
          <w:numId w:val="21"/>
        </w:numPr>
        <w:ind w:firstLineChars="0"/>
        <w:rPr>
          <w:color w:val="auto"/>
        </w:rPr>
      </w:pPr>
      <w:r>
        <w:rPr>
          <w:rFonts w:hint="eastAsia"/>
          <w:color w:val="auto"/>
        </w:rPr>
        <w:t>T</w:t>
      </w:r>
      <w:r>
        <w:rPr>
          <w:color w:val="auto"/>
        </w:rPr>
        <w:t>o get 2 smallest elements from 1000,which is the best way</w:t>
      </w:r>
      <w:r>
        <w:rPr>
          <w:rFonts w:hint="eastAsia"/>
          <w:color w:val="auto"/>
        </w:rPr>
        <w:t>?__</w:t>
      </w:r>
      <w:r>
        <w:rPr>
          <w:rFonts w:hint="eastAsia"/>
        </w:rPr>
        <w:t>d</w:t>
      </w:r>
      <w:r>
        <w:t xml:space="preserve"> </w:t>
      </w:r>
      <w:r>
        <w:rPr>
          <w:rFonts w:hint="eastAsia"/>
        </w:rPr>
        <w:t>这次就是选择排序了，因为只取2个，最多也就2</w:t>
      </w:r>
      <w:r>
        <w:t>000</w:t>
      </w:r>
      <w:r>
        <w:rPr>
          <w:rFonts w:hint="eastAsia"/>
        </w:rPr>
        <w:t>次。你堆排序还得生成堆，生成堆的过程需要太多步骤了。就算只生成一次堆，也要1</w:t>
      </w:r>
      <w:r>
        <w:t>000</w:t>
      </w:r>
      <w:r>
        <w:rPr>
          <w:rFonts w:hint="eastAsia"/>
        </w:rPr>
        <w:t>log</w:t>
      </w:r>
      <w:r>
        <w:t>1000</w:t>
      </w:r>
      <w:r>
        <w:rPr>
          <w:rFonts w:hint="eastAsia"/>
        </w:rPr>
        <w:t>次，也比2</w:t>
      </w:r>
      <w:r>
        <w:t>000</w:t>
      </w:r>
      <w:r>
        <w:rPr>
          <w:rFonts w:hint="eastAsia"/>
        </w:rPr>
        <w:t>多了</w:t>
      </w:r>
      <w:r>
        <w:rPr>
          <w:rFonts w:hint="eastAsia"/>
          <w:color w:val="auto"/>
        </w:rPr>
        <w:t>______</w:t>
      </w:r>
    </w:p>
    <w:p>
      <w:pPr>
        <w:numPr>
          <w:ilvl w:val="0"/>
          <w:numId w:val="24"/>
        </w:numPr>
        <w:tabs>
          <w:tab w:val="left" w:pos="312"/>
        </w:tabs>
        <w:rPr>
          <w:color w:val="auto"/>
        </w:rPr>
      </w:pPr>
      <w:r>
        <w:rPr>
          <w:color w:val="auto"/>
        </w:rPr>
        <w:t>Insert</w:t>
      </w:r>
    </w:p>
    <w:p>
      <w:pPr>
        <w:numPr>
          <w:ilvl w:val="0"/>
          <w:numId w:val="24"/>
        </w:numPr>
        <w:tabs>
          <w:tab w:val="left" w:pos="312"/>
        </w:tabs>
        <w:rPr>
          <w:color w:val="auto"/>
        </w:rPr>
      </w:pPr>
      <w:r>
        <w:rPr>
          <w:color w:val="auto"/>
        </w:rPr>
        <w:t>quick</w:t>
      </w:r>
    </w:p>
    <w:p>
      <w:pPr>
        <w:numPr>
          <w:ilvl w:val="0"/>
          <w:numId w:val="24"/>
        </w:numPr>
        <w:tabs>
          <w:tab w:val="left" w:pos="312"/>
        </w:tabs>
        <w:rPr>
          <w:color w:val="auto"/>
        </w:rPr>
      </w:pPr>
      <w:r>
        <w:rPr>
          <w:color w:val="auto"/>
        </w:rPr>
        <w:t>heap</w:t>
      </w:r>
    </w:p>
    <w:p>
      <w:pPr>
        <w:numPr>
          <w:ilvl w:val="0"/>
          <w:numId w:val="24"/>
        </w:numPr>
        <w:tabs>
          <w:tab w:val="left" w:pos="312"/>
        </w:tabs>
        <w:rPr>
          <w:color w:val="auto"/>
        </w:rPr>
      </w:pPr>
      <w:r>
        <w:rPr>
          <w:color w:val="auto"/>
        </w:rPr>
        <w:t>select</w:t>
      </w:r>
    </w:p>
    <w:p>
      <w:pPr>
        <w:rPr>
          <w:color w:val="auto"/>
        </w:rPr>
      </w:pPr>
    </w:p>
    <w:p>
      <w:pPr>
        <w:pStyle w:val="11"/>
        <w:numPr>
          <w:ilvl w:val="0"/>
          <w:numId w:val="20"/>
        </w:numPr>
        <w:ind w:firstLineChars="0"/>
        <w:rPr>
          <w:b/>
          <w:color w:val="auto"/>
          <w:sz w:val="28"/>
          <w:szCs w:val="28"/>
        </w:rPr>
      </w:pPr>
      <w:r>
        <w:rPr>
          <w:b/>
          <w:color w:val="auto"/>
          <w:sz w:val="28"/>
          <w:szCs w:val="28"/>
        </w:rPr>
        <w:t>True or false</w:t>
      </w:r>
    </w:p>
    <w:p>
      <w:pPr>
        <w:pStyle w:val="11"/>
        <w:numPr>
          <w:ilvl w:val="0"/>
          <w:numId w:val="25"/>
        </w:numPr>
        <w:ind w:left="397" w:leftChars="0" w:firstLine="0" w:firstLineChars="0"/>
        <w:rPr>
          <w:color w:val="auto"/>
        </w:rPr>
      </w:pPr>
      <w:r>
        <w:rPr>
          <w:color w:val="auto"/>
        </w:rPr>
        <w:t xml:space="preserve">The algorithm is a description of the problem solving method and steps. </w:t>
      </w:r>
      <w:r>
        <w:rPr>
          <w:rFonts w:hint="eastAsia"/>
          <w:color w:val="auto"/>
        </w:rPr>
        <w:t>____</w:t>
      </w:r>
      <w:r>
        <w:t>t</w:t>
      </w:r>
      <w:r>
        <w:rPr>
          <w:rFonts w:hint="eastAsia"/>
          <w:color w:val="auto"/>
        </w:rPr>
        <w:t>____</w:t>
      </w:r>
    </w:p>
    <w:p>
      <w:pPr>
        <w:pStyle w:val="11"/>
        <w:numPr>
          <w:ilvl w:val="0"/>
          <w:numId w:val="25"/>
        </w:numPr>
        <w:ind w:left="397" w:leftChars="0" w:firstLine="0" w:firstLineChars="0"/>
        <w:rPr>
          <w:color w:val="auto"/>
        </w:rPr>
      </w:pPr>
      <w:r>
        <w:rPr>
          <w:color w:val="auto"/>
        </w:rPr>
        <w:t xml:space="preserve">In the chain storage structure of linear table, the two logically adjacent elements are not necessarily adjacent in physical position. </w:t>
      </w:r>
      <w:r>
        <w:rPr>
          <w:rFonts w:hint="eastAsia"/>
          <w:color w:val="auto"/>
        </w:rPr>
        <w:t>___</w:t>
      </w:r>
      <w:r>
        <w:t>t</w:t>
      </w:r>
      <w:r>
        <w:rPr>
          <w:rFonts w:hint="eastAsia"/>
        </w:rPr>
        <w:t>比如链表，一部分是数据，另一部分是下一个是谁。你d那部分指向谁，不代表你俩必须是邻居啊。比如我的下一个是周文睿，不代表我和周文睿就要物理接触。</w:t>
      </w:r>
      <w:r>
        <w:rPr>
          <w:rFonts w:hint="eastAsia"/>
          <w:color w:val="auto"/>
        </w:rPr>
        <w:t>_____</w:t>
      </w:r>
    </w:p>
    <w:p>
      <w:pPr>
        <w:pStyle w:val="11"/>
        <w:numPr>
          <w:ilvl w:val="0"/>
          <w:numId w:val="25"/>
        </w:numPr>
        <w:ind w:left="397" w:leftChars="0" w:firstLine="0" w:firstLineChars="0"/>
        <w:rPr>
          <w:color w:val="auto"/>
        </w:rPr>
      </w:pPr>
      <w:r>
        <w:rPr>
          <w:color w:val="auto"/>
        </w:rPr>
        <w:t xml:space="preserve">The advantage of sequential storage is that deletion efficiency is high. </w:t>
      </w:r>
      <w:r>
        <w:rPr>
          <w:rFonts w:hint="eastAsia"/>
          <w:color w:val="auto"/>
        </w:rPr>
        <w:t>____</w:t>
      </w:r>
      <w:r>
        <w:rPr>
          <w:rFonts w:hint="eastAsia"/>
        </w:rPr>
        <w:t>f</w:t>
      </w:r>
      <w:r>
        <w:t xml:space="preserve"> </w:t>
      </w:r>
      <w:r>
        <w:rPr>
          <w:rFonts w:hint="eastAsia"/>
        </w:rPr>
        <w:t>链表删除一个元素，只需要把上一个的指向下一个的指针改一下就行了，不用像数组那样一个个挪。</w:t>
      </w:r>
      <w:r>
        <w:t>S</w:t>
      </w:r>
      <w:r>
        <w:rPr>
          <w:rFonts w:hint="eastAsia"/>
        </w:rPr>
        <w:t>equ</w:t>
      </w:r>
      <w:r>
        <w:t>ential storage</w:t>
      </w:r>
      <w:r>
        <w:rPr>
          <w:rFonts w:hint="eastAsia"/>
        </w:rPr>
        <w:t>指的是数组那种东西</w:t>
      </w:r>
      <w:r>
        <w:rPr>
          <w:rFonts w:hint="eastAsia"/>
          <w:color w:val="auto"/>
        </w:rPr>
        <w:t>____</w:t>
      </w:r>
    </w:p>
    <w:p>
      <w:pPr>
        <w:pStyle w:val="11"/>
        <w:numPr>
          <w:ilvl w:val="0"/>
          <w:numId w:val="25"/>
        </w:numPr>
        <w:ind w:left="397" w:leftChars="0" w:firstLine="0" w:firstLineChars="0"/>
        <w:rPr>
          <w:color w:val="auto"/>
        </w:rPr>
      </w:pPr>
      <w:r>
        <w:rPr>
          <w:color w:val="auto"/>
        </w:rPr>
        <w:t xml:space="preserve">The input sequence of a stack is: A.B.C.D, and the output sequence can be A.B.D .C. </w:t>
      </w:r>
      <w:r>
        <w:rPr>
          <w:rFonts w:hint="eastAsia"/>
          <w:color w:val="auto"/>
        </w:rPr>
        <w:t>_____</w:t>
      </w:r>
      <w:r>
        <w:t xml:space="preserve">f </w:t>
      </w:r>
      <w:r>
        <w:rPr>
          <w:rFonts w:hint="eastAsia"/>
        </w:rPr>
        <w:t>栈就是盒子，你先放的东西肯定最后拿出来，所以是dcba</w:t>
      </w:r>
      <w:r>
        <w:rPr>
          <w:rFonts w:hint="eastAsia"/>
          <w:color w:val="auto"/>
        </w:rPr>
        <w:t>___</w:t>
      </w:r>
    </w:p>
    <w:p>
      <w:pPr>
        <w:pStyle w:val="11"/>
        <w:numPr>
          <w:ilvl w:val="0"/>
          <w:numId w:val="25"/>
        </w:numPr>
        <w:ind w:left="397" w:leftChars="0" w:firstLine="0" w:firstLineChars="0"/>
        <w:rPr>
          <w:color w:val="auto"/>
        </w:rPr>
      </w:pPr>
      <w:r>
        <w:rPr>
          <w:color w:val="auto"/>
        </w:rPr>
        <w:t xml:space="preserve">The principle of stack operation data is first-in, first-out. </w:t>
      </w:r>
      <w:r>
        <w:rPr>
          <w:rFonts w:hint="eastAsia"/>
          <w:color w:val="auto"/>
        </w:rPr>
        <w:t>___</w:t>
      </w:r>
      <w:r>
        <w:rPr>
          <w:rFonts w:hint="eastAsia"/>
        </w:rPr>
        <w:t>f</w:t>
      </w:r>
      <w:r>
        <w:t xml:space="preserve"> </w:t>
      </w:r>
      <w:r>
        <w:rPr>
          <w:rFonts w:hint="eastAsia"/>
        </w:rPr>
        <w:t>栈就是只有一个口子的盒子，先进去的最后出来</w:t>
      </w:r>
      <w:r>
        <w:rPr>
          <w:rFonts w:hint="eastAsia"/>
          <w:color w:val="auto"/>
        </w:rPr>
        <w:t>_____</w:t>
      </w:r>
    </w:p>
    <w:p>
      <w:pPr>
        <w:pStyle w:val="11"/>
        <w:numPr>
          <w:ilvl w:val="0"/>
          <w:numId w:val="26"/>
        </w:numPr>
        <w:ind w:left="840" w:leftChars="0" w:hanging="420" w:firstLineChars="0"/>
        <w:rPr>
          <w:color w:val="auto"/>
        </w:rPr>
      </w:pPr>
      <w:r>
        <w:rPr>
          <w:color w:val="auto"/>
        </w:rPr>
        <w:t>One single number be a heap.</w:t>
      </w:r>
      <w:r>
        <w:rPr>
          <w:rFonts w:hint="eastAsia"/>
          <w:color w:val="auto"/>
        </w:rPr>
        <w:t xml:space="preserve"> _</w:t>
      </w:r>
      <w:r>
        <w:rPr>
          <w:rFonts w:hint="eastAsia"/>
          <w:color w:val="auto"/>
          <w:lang w:val="en-US" w:eastAsia="zh-CN"/>
        </w:rPr>
        <w:t>t</w:t>
      </w:r>
      <w:r>
        <w:rPr>
          <w:rFonts w:hint="eastAsia"/>
          <w:color w:val="auto"/>
        </w:rPr>
        <w:t>___</w:t>
      </w:r>
      <w:r>
        <w:rPr>
          <w:rFonts w:hint="eastAsia"/>
        </w:rPr>
        <w:t>显然可以。一个数也可以组成集合啊，没数还能组成集合呢。</w:t>
      </w:r>
      <w:r>
        <w:rPr>
          <w:rFonts w:hint="eastAsia"/>
          <w:color w:val="auto"/>
        </w:rPr>
        <w:t>____</w:t>
      </w:r>
    </w:p>
    <w:p>
      <w:pPr>
        <w:rPr>
          <w:color w:val="auto"/>
        </w:rPr>
      </w:pPr>
    </w:p>
    <w:p>
      <w:pPr>
        <w:pStyle w:val="11"/>
        <w:numPr>
          <w:ilvl w:val="0"/>
          <w:numId w:val="26"/>
        </w:numPr>
        <w:ind w:left="840" w:leftChars="0" w:hanging="420" w:firstLineChars="0"/>
        <w:rPr>
          <w:color w:val="auto"/>
        </w:rPr>
      </w:pPr>
      <w:r>
        <w:rPr>
          <w:rFonts w:hint="eastAsia"/>
          <w:color w:val="auto"/>
          <w:lang w:val="en-US" w:eastAsia="zh-CN"/>
        </w:rPr>
        <w:t>H</w:t>
      </w:r>
      <w:r>
        <w:rPr>
          <w:color w:val="auto"/>
        </w:rPr>
        <w:t>eap sort is better</w:t>
      </w:r>
      <w:r>
        <w:rPr>
          <w:rFonts w:hint="eastAsia"/>
          <w:color w:val="auto"/>
          <w:lang w:val="en-US" w:eastAsia="zh-CN"/>
        </w:rPr>
        <w:t xml:space="preserve"> than tree sort.</w:t>
      </w:r>
      <w:r>
        <w:rPr>
          <w:rFonts w:hint="eastAsia"/>
          <w:color w:val="auto"/>
        </w:rPr>
        <w:t xml:space="preserve"> __</w:t>
      </w:r>
      <w:r>
        <w:rPr>
          <w:color w:val="auto"/>
        </w:rPr>
        <w:t>t</w:t>
      </w:r>
      <w:r>
        <w:rPr>
          <w:rFonts w:hint="eastAsia"/>
          <w:color w:val="auto"/>
        </w:rPr>
        <w:t>___</w:t>
      </w:r>
      <w:r>
        <w:rPr>
          <w:rFonts w:hint="eastAsia"/>
        </w:rPr>
        <w:t>堆排序是树排序的改进，前面说过了</w:t>
      </w:r>
      <w:r>
        <w:rPr>
          <w:rFonts w:hint="eastAsia"/>
          <w:color w:val="auto"/>
        </w:rPr>
        <w:t>___</w:t>
      </w:r>
    </w:p>
    <w:p>
      <w:pPr>
        <w:pStyle w:val="11"/>
        <w:numPr>
          <w:ilvl w:val="0"/>
          <w:numId w:val="26"/>
        </w:numPr>
        <w:ind w:left="840" w:leftChars="0" w:hanging="420" w:firstLineChars="0"/>
        <w:rPr>
          <w:color w:val="auto"/>
        </w:rPr>
      </w:pPr>
      <w:r>
        <w:rPr>
          <w:rFonts w:hint="eastAsia"/>
          <w:color w:val="auto"/>
          <w:lang w:val="en-US" w:eastAsia="zh-CN"/>
        </w:rPr>
        <w:t>A h</w:t>
      </w:r>
      <w:r>
        <w:rPr>
          <w:color w:val="auto"/>
        </w:rPr>
        <w:t xml:space="preserve">eap is </w:t>
      </w:r>
      <w:r>
        <w:rPr>
          <w:rFonts w:hint="eastAsia"/>
          <w:color w:val="auto"/>
          <w:lang w:val="en-US" w:eastAsia="zh-CN"/>
        </w:rPr>
        <w:t xml:space="preserve">a </w:t>
      </w:r>
      <w:r>
        <w:rPr>
          <w:color w:val="auto"/>
        </w:rPr>
        <w:t xml:space="preserve">complete binary tree, but </w:t>
      </w:r>
      <w:r>
        <w:rPr>
          <w:rFonts w:hint="eastAsia"/>
          <w:color w:val="auto"/>
          <w:lang w:val="en-US" w:eastAsia="zh-CN"/>
        </w:rPr>
        <w:t xml:space="preserve">a </w:t>
      </w:r>
      <w:r>
        <w:rPr>
          <w:color w:val="auto"/>
        </w:rPr>
        <w:t xml:space="preserve">complete binary tree may not be </w:t>
      </w:r>
      <w:r>
        <w:rPr>
          <w:rFonts w:hint="eastAsia"/>
          <w:color w:val="auto"/>
          <w:lang w:val="en-US" w:eastAsia="zh-CN"/>
        </w:rPr>
        <w:t xml:space="preserve">a </w:t>
      </w:r>
      <w:r>
        <w:rPr>
          <w:color w:val="auto"/>
        </w:rPr>
        <w:t>heap</w:t>
      </w:r>
      <w:r>
        <w:rPr>
          <w:rFonts w:hint="eastAsia"/>
          <w:color w:val="auto"/>
          <w:lang w:val="en-US" w:eastAsia="zh-CN"/>
        </w:rPr>
        <w:t>.</w:t>
      </w:r>
      <w:r>
        <w:rPr>
          <w:rFonts w:hint="eastAsia"/>
          <w:color w:val="auto"/>
        </w:rPr>
        <w:t>__</w:t>
      </w:r>
      <w:r>
        <w:rPr>
          <w:rFonts w:hint="eastAsia"/>
          <w:color w:val="auto"/>
          <w:lang w:val="en-US" w:eastAsia="zh-CN"/>
        </w:rPr>
        <w:t>t</w:t>
      </w:r>
      <w:r>
        <w:rPr>
          <w:rFonts w:hint="eastAsia"/>
          <w:color w:val="auto"/>
        </w:rPr>
        <w:t>____</w:t>
      </w:r>
      <w:r>
        <w:t xml:space="preserve">yes </w:t>
      </w:r>
      <w:r>
        <w:rPr>
          <w:rFonts w:hint="eastAsia"/>
        </w:rPr>
        <w:t>二叉树只要有2个叉就行了，但堆必须上面都比下面小，或者上面都比下面大</w:t>
      </w:r>
      <w:r>
        <w:rPr>
          <w:rFonts w:hint="eastAsia"/>
          <w:color w:val="auto"/>
        </w:rPr>
        <w:t>__</w:t>
      </w:r>
    </w:p>
    <w:p>
      <w:pPr>
        <w:rPr>
          <w:color w:val="auto"/>
        </w:rPr>
      </w:pPr>
    </w:p>
    <w:p>
      <w:pPr>
        <w:pStyle w:val="11"/>
        <w:numPr>
          <w:ilvl w:val="0"/>
          <w:numId w:val="26"/>
        </w:numPr>
        <w:ind w:left="840" w:leftChars="0" w:hanging="420" w:firstLineChars="0"/>
        <w:rPr>
          <w:color w:val="auto"/>
        </w:rPr>
      </w:pPr>
      <w:r>
        <w:rPr>
          <w:color w:val="auto"/>
        </w:rPr>
        <w:t>Heap sort is better than insert sort</w:t>
      </w:r>
      <w:r>
        <w:rPr>
          <w:rFonts w:hint="eastAsia"/>
          <w:color w:val="auto"/>
        </w:rPr>
        <w:t>_____</w:t>
      </w:r>
      <w:r>
        <w:t xml:space="preserve">yes </w:t>
      </w:r>
      <w:r>
        <w:rPr>
          <w:rFonts w:hint="eastAsia"/>
        </w:rPr>
        <w:t>堆排序毕竟是高级算法。</w:t>
      </w:r>
      <w:r>
        <w:rPr>
          <w:rFonts w:hint="eastAsia"/>
          <w:color w:val="auto"/>
        </w:rPr>
        <w:t>___</w:t>
      </w:r>
    </w:p>
    <w:p>
      <w:pPr>
        <w:rPr>
          <w:color w:val="auto"/>
        </w:rPr>
      </w:pPr>
    </w:p>
    <w:p>
      <w:pPr>
        <w:pStyle w:val="11"/>
        <w:numPr>
          <w:ilvl w:val="0"/>
          <w:numId w:val="26"/>
        </w:numPr>
        <w:ind w:left="840" w:leftChars="0" w:hanging="420" w:firstLineChars="0"/>
        <w:rPr>
          <w:color w:val="auto"/>
        </w:rPr>
      </w:pPr>
      <w:r>
        <w:rPr>
          <w:rFonts w:hint="eastAsia"/>
          <w:color w:val="auto"/>
          <w:lang w:val="en-US" w:eastAsia="zh-CN"/>
        </w:rPr>
        <w:t xml:space="preserve">The following data structure is a </w:t>
      </w:r>
      <w:r>
        <w:rPr>
          <w:color w:val="auto"/>
        </w:rPr>
        <w:t>binary tree?</w:t>
      </w:r>
      <w:r>
        <w:rPr>
          <w:rFonts w:hint="eastAsia"/>
          <w:color w:val="auto"/>
        </w:rPr>
        <w:t xml:space="preserve"> ___</w:t>
      </w:r>
      <w:r>
        <w:t xml:space="preserve"> </w:t>
      </w:r>
      <w:r>
        <w:rPr>
          <w:rFonts w:hint="eastAsia"/>
        </w:rPr>
        <w:t>二叉树，每个点下面只能有2个孩子，当然如果只有一个孩子也可以看作有2个孩子。</w:t>
      </w:r>
      <w:r>
        <w:rPr>
          <w:rFonts w:hint="eastAsia"/>
          <w:color w:val="auto"/>
        </w:rPr>
        <w:t>_____</w:t>
      </w:r>
    </w:p>
    <w:p>
      <w:pPr>
        <w:pStyle w:val="11"/>
        <w:numPr>
          <w:ilvl w:val="0"/>
          <w:numId w:val="27"/>
        </w:numPr>
        <w:ind w:firstLineChars="0"/>
        <w:rPr>
          <w:color w:val="auto"/>
        </w:rPr>
      </w:pPr>
      <w:r>
        <w:rPr>
          <w:rFonts w:hint="eastAsia"/>
          <w:color w:val="auto"/>
          <w:lang w:val="en-US" w:eastAsia="zh-CN"/>
        </w:rPr>
        <w:t>f</w:t>
      </w:r>
    </w:p>
    <w:p>
      <w:pPr>
        <w:rPr>
          <w:color w:val="auto"/>
        </w:rPr>
      </w:pPr>
      <w:r>
        <w:rPr>
          <w:color w:val="auto"/>
        </w:rPr>
        <w:drawing>
          <wp:inline distT="0" distB="0" distL="0" distR="0">
            <wp:extent cx="1986280" cy="1576705"/>
            <wp:effectExtent l="0" t="0" r="10160" b="8255"/>
            <wp:docPr id="19" name="Picture 2" descr="https://gimg2.baidu.com/image_search/src=http%3A%2F%2Fnimg.ws.126.net%2F%3Furl%3Dhttp%3A%2F%2Fdingyue.ws.126.net%2F2021%2F0501%2Fb107d467j00qsem8t000fc000hs00e4c.jpg%26thumbnail%3D650x2147483647%26quality%3D80%26type%3Djpg&amp;refer=http%3A%2F%2Fnimg.ws.126.net&amp;app=2002&amp;size=f9999,10000&amp;q=a80&amp;n=0&amp;g=0n&amp;fmt=jpeg?sec=1636857393&amp;t=6c2dafd17576ab498cfc4ad785fc9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descr="https://gimg2.baidu.com/image_search/src=http%3A%2F%2Fnimg.ws.126.net%2F%3Furl%3Dhttp%3A%2F%2Fdingyue.ws.126.net%2F2021%2F0501%2Fb107d467j00qsem8t000fc000hs00e4c.jpg%26thumbnail%3D650x2147483647%26quality%3D80%26type%3Djpg&amp;refer=http%3A%2F%2Fnimg.ws.126.net&amp;app=2002&amp;size=f9999,10000&amp;q=a80&amp;n=0&amp;g=0n&amp;fmt=jpeg?sec=1636857393&amp;t=6c2dafd17576ab498cfc4ad785fc92fb"/>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067633" cy="1641214"/>
                    </a:xfrm>
                    <a:prstGeom prst="rect">
                      <a:avLst/>
                    </a:prstGeom>
                    <a:noFill/>
                  </pic:spPr>
                </pic:pic>
              </a:graphicData>
            </a:graphic>
          </wp:inline>
        </w:drawing>
      </w:r>
    </w:p>
    <w:p>
      <w:pPr>
        <w:pStyle w:val="11"/>
        <w:numPr>
          <w:ilvl w:val="0"/>
          <w:numId w:val="27"/>
        </w:numPr>
        <w:ind w:firstLineChars="0"/>
        <w:rPr>
          <w:color w:val="auto"/>
        </w:rPr>
      </w:pPr>
      <w:r>
        <w:rPr>
          <w:rFonts w:hint="eastAsia"/>
          <w:color w:val="auto"/>
          <w:lang w:val="en-US" w:eastAsia="zh-CN"/>
        </w:rPr>
        <w:t>t</w:t>
      </w:r>
    </w:p>
    <w:p>
      <w:pPr>
        <w:rPr>
          <w:color w:val="auto"/>
        </w:rPr>
      </w:pPr>
      <w:r>
        <w:rPr>
          <w:color w:val="auto"/>
        </w:rPr>
        <w:t xml:space="preserve"> </w:t>
      </w:r>
      <w:r>
        <w:rPr>
          <w:color w:val="auto"/>
        </w:rPr>
        <w:drawing>
          <wp:inline distT="0" distB="0" distL="0" distR="0">
            <wp:extent cx="2133600" cy="1231900"/>
            <wp:effectExtent l="0" t="0" r="0"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2155327" cy="1244516"/>
                    </a:xfrm>
                    <a:prstGeom prst="rect">
                      <a:avLst/>
                    </a:prstGeom>
                  </pic:spPr>
                </pic:pic>
              </a:graphicData>
            </a:graphic>
          </wp:inline>
        </w:drawing>
      </w:r>
    </w:p>
    <w:p>
      <w:pPr>
        <w:rPr>
          <w:color w:val="auto"/>
        </w:rPr>
      </w:pPr>
    </w:p>
    <w:p>
      <w:pPr>
        <w:rPr>
          <w:color w:val="auto"/>
        </w:rPr>
      </w:pPr>
    </w:p>
    <w:p>
      <w:pPr>
        <w:pStyle w:val="11"/>
        <w:numPr>
          <w:ilvl w:val="0"/>
          <w:numId w:val="20"/>
        </w:numPr>
        <w:ind w:firstLineChars="0"/>
        <w:rPr>
          <w:b/>
          <w:color w:val="auto"/>
          <w:sz w:val="28"/>
          <w:szCs w:val="28"/>
        </w:rPr>
      </w:pPr>
      <w:r>
        <w:rPr>
          <w:b/>
          <w:color w:val="auto"/>
          <w:sz w:val="28"/>
          <w:szCs w:val="28"/>
        </w:rPr>
        <w:t>Question and answer</w:t>
      </w:r>
    </w:p>
    <w:p>
      <w:pPr>
        <w:numPr>
          <w:ilvl w:val="0"/>
          <w:numId w:val="28"/>
        </w:numPr>
        <w:ind w:left="420" w:leftChars="0" w:hanging="23" w:firstLineChars="0"/>
        <w:rPr>
          <w:color w:val="auto"/>
        </w:rPr>
      </w:pPr>
      <w:r>
        <w:rPr>
          <w:color w:val="auto"/>
        </w:rPr>
        <w:t>Design an algorithm to quickly find the median from an array.</w:t>
      </w:r>
    </w:p>
    <w:p>
      <w:pPr>
        <w:pStyle w:val="11"/>
        <w:ind w:left="420" w:firstLine="0" w:firstLineChars="0"/>
        <w:rPr>
          <w:color w:val="auto"/>
        </w:rPr>
      </w:pPr>
      <w:r>
        <w:rPr>
          <w:color w:val="auto"/>
        </w:rPr>
        <w:t>(请设计一种算法，快速从一个数组中找到中位数)</w:t>
      </w:r>
    </w:p>
    <w:p>
      <w:pPr>
        <w:rPr>
          <w:rFonts w:hint="default" w:eastAsiaTheme="minorEastAsia"/>
          <w:lang w:val="en-US" w:eastAsia="zh-CN"/>
        </w:rPr>
      </w:pPr>
      <w:r>
        <w:rPr>
          <w:rFonts w:hint="eastAsia"/>
        </w:rPr>
        <w:t>先排序，然后取中间那个数。我觉得这应该是最快的了。所以才说排序算法是很多算法的基石，因为排序的速度取决于整个的速度。</w:t>
      </w:r>
      <w:r>
        <w:rPr>
          <w:rFonts w:hint="eastAsia"/>
          <w:lang w:val="en-US" w:eastAsia="zh-CN"/>
        </w:rPr>
        <w:t>具体回答时需用伪代码描述算法细节。</w:t>
      </w:r>
    </w:p>
    <w:p>
      <w:pPr>
        <w:numPr>
          <w:ilvl w:val="0"/>
          <w:numId w:val="28"/>
        </w:numPr>
        <w:ind w:left="420" w:leftChars="0" w:hanging="23" w:firstLineChars="0"/>
        <w:rPr>
          <w:color w:val="auto"/>
        </w:rPr>
      </w:pPr>
      <w:r>
        <w:rPr>
          <w:color w:val="auto"/>
        </w:rPr>
        <w:t>Design an algorithm to quickly find modes from an array.</w:t>
      </w:r>
    </w:p>
    <w:p>
      <w:pPr>
        <w:pStyle w:val="11"/>
        <w:ind w:left="420" w:firstLine="0" w:firstLineChars="0"/>
        <w:rPr>
          <w:color w:val="auto"/>
        </w:rPr>
      </w:pPr>
      <w:r>
        <w:rPr>
          <w:color w:val="auto"/>
        </w:rPr>
        <w:t>(请设计一种算法，快速从一个数组中找到众数)</w:t>
      </w:r>
    </w:p>
    <w:p>
      <w:r>
        <w:rPr>
          <w:rFonts w:hint="eastAsia"/>
        </w:rPr>
        <w:t>定义一个数组用来计每个数出现的次数。用for循环遍历一遍，然后把每个数出现的次数打到数组里去。然后找数组里的最大值。</w:t>
      </w:r>
    </w:p>
    <w:p>
      <w:pPr>
        <w:rPr>
          <w:rFonts w:hint="eastAsia" w:eastAsiaTheme="minorEastAsia"/>
          <w:lang w:eastAsia="zh-CN"/>
        </w:rPr>
      </w:pPr>
      <w:r>
        <w:rPr>
          <w:rFonts w:hint="eastAsia"/>
        </w:rPr>
        <w:t>或者还是排序，排好序看哪一段最长，哪个就是众数</w:t>
      </w:r>
      <w:r>
        <w:rPr>
          <w:rFonts w:hint="eastAsia"/>
          <w:lang w:eastAsia="zh-CN"/>
        </w:rPr>
        <w:t>。</w:t>
      </w:r>
      <w:r>
        <w:rPr>
          <w:rFonts w:hint="eastAsia"/>
          <w:lang w:val="en-US" w:eastAsia="zh-CN"/>
        </w:rPr>
        <w:t>具体回答时需用伪代码描述算法细节。</w:t>
      </w:r>
    </w:p>
    <w:p>
      <w:pPr>
        <w:pStyle w:val="11"/>
        <w:numPr>
          <w:ilvl w:val="0"/>
          <w:numId w:val="28"/>
        </w:numPr>
        <w:ind w:left="420" w:leftChars="0" w:hanging="23" w:firstLineChars="0"/>
        <w:rPr>
          <w:color w:val="auto"/>
        </w:rPr>
      </w:pPr>
      <w:r>
        <w:rPr>
          <w:rFonts w:hint="eastAsia"/>
          <w:color w:val="auto"/>
          <w:lang w:val="en-US" w:eastAsia="zh-CN"/>
        </w:rPr>
        <w:t>Design</w:t>
      </w:r>
      <w:r>
        <w:rPr>
          <w:color w:val="auto"/>
        </w:rPr>
        <w:t xml:space="preserve"> an algorithm to solve the following problem: Given an array of non-empty integers, </w:t>
      </w:r>
      <w:r>
        <w:rPr>
          <w:rFonts w:hint="eastAsia"/>
          <w:color w:val="auto"/>
          <w:lang w:val="en-US" w:eastAsia="zh-CN"/>
        </w:rPr>
        <w:t xml:space="preserve">in which </w:t>
      </w:r>
      <w:r>
        <w:rPr>
          <w:color w:val="auto"/>
        </w:rPr>
        <w:t>each element appears twice except for one element. Find the element that appears only once.</w:t>
      </w:r>
    </w:p>
    <w:p>
      <w:pPr>
        <w:pStyle w:val="11"/>
        <w:ind w:left="420" w:firstLine="0" w:firstLineChars="0"/>
        <w:rPr>
          <w:color w:val="auto"/>
        </w:rPr>
      </w:pPr>
      <w:r>
        <w:rPr>
          <w:color w:val="auto"/>
        </w:rPr>
        <w:t>(请写出解决以下问题的算法的思路：给定一个非空整数数组，除了某个元素只出现一次以外，其余每个元素均出现两次。找出那个只出现了一次的元素)</w:t>
      </w:r>
    </w:p>
    <w:p>
      <w:r>
        <w:rPr>
          <w:rFonts w:hint="eastAsia"/>
        </w:rPr>
        <w:t>哈哈，思路和上面一样的。还是2种思路，一个用数组计数，另一个排序之后找一下长度。</w:t>
      </w:r>
      <w:r>
        <w:rPr>
          <w:rFonts w:hint="eastAsia"/>
          <w:lang w:val="en-US" w:eastAsia="zh-CN"/>
        </w:rPr>
        <w:t>具体回答时需用伪代码描述算法细节。</w:t>
      </w:r>
    </w:p>
    <w:p>
      <w:pPr>
        <w:pStyle w:val="11"/>
        <w:numPr>
          <w:ilvl w:val="0"/>
          <w:numId w:val="28"/>
        </w:numPr>
        <w:ind w:left="420" w:leftChars="0" w:hanging="23" w:firstLineChars="0"/>
        <w:rPr>
          <w:color w:val="auto"/>
        </w:rPr>
      </w:pPr>
      <w:r>
        <w:rPr>
          <w:rFonts w:hint="eastAsia"/>
          <w:color w:val="auto"/>
          <w:lang w:val="en-US" w:eastAsia="zh-CN"/>
        </w:rPr>
        <w:t>Design</w:t>
      </w:r>
      <w:r>
        <w:rPr>
          <w:color w:val="auto"/>
        </w:rPr>
        <w:t xml:space="preserve"> an algorithm to solve the following problem: Given a string, verify that it is a palindrome string(A palindrome string is a string that reads the same for both forward and backward), considering only alphanumeric characters, regardless of letter case. </w:t>
      </w:r>
    </w:p>
    <w:p>
      <w:pPr>
        <w:pStyle w:val="11"/>
        <w:ind w:left="420" w:firstLine="0" w:firstLineChars="0"/>
        <w:rPr>
          <w:color w:val="auto"/>
        </w:rPr>
      </w:pPr>
      <w:r>
        <w:rPr>
          <w:color w:val="auto"/>
        </w:rPr>
        <w:t>(请写出解决以下问题的算法的思路：给定一个字符串，验证它是否是回文串，只考虑字母和数字字符，可以忽略字母的大小写。</w:t>
      </w:r>
    </w:p>
    <w:p>
      <w:pPr>
        <w:pStyle w:val="11"/>
        <w:ind w:left="420" w:firstLine="0" w:firstLineChars="0"/>
        <w:rPr>
          <w:color w:val="auto"/>
        </w:rPr>
      </w:pPr>
      <w:r>
        <w:rPr>
          <w:rFonts w:hint="eastAsia"/>
          <w:color w:val="auto"/>
        </w:rPr>
        <w:t>回文串就是正着读和倒着读一样</w:t>
      </w:r>
      <w:r>
        <w:rPr>
          <w:rFonts w:hint="eastAsia"/>
          <w:color w:val="auto"/>
          <w:lang w:val="en-US" w:eastAsia="zh-CN"/>
        </w:rPr>
        <w:t>的字符串。</w:t>
      </w:r>
      <w:r>
        <w:rPr>
          <w:color w:val="auto"/>
        </w:rPr>
        <w:t>)</w:t>
      </w:r>
    </w:p>
    <w:p>
      <w:r>
        <w:rPr>
          <w:rFonts w:hint="eastAsia"/>
        </w:rPr>
        <w:t>用for循环遍历，判断a</w:t>
      </w:r>
      <w:r>
        <w:t xml:space="preserve">[i] </w:t>
      </w:r>
      <w:r>
        <w:rPr>
          <w:rFonts w:hint="eastAsia"/>
        </w:rPr>
        <w:t xml:space="preserve">是否恒等于 </w:t>
      </w:r>
      <w:r>
        <w:t>a[n-i-1].</w:t>
      </w:r>
      <w:r>
        <w:rPr>
          <w:rFonts w:hint="eastAsia"/>
        </w:rPr>
        <w:t>这种数字游戏怎么玩，就是把i取个特殊值，比如0，你看就是判断a</w:t>
      </w:r>
      <w:r>
        <w:t>[0]</w:t>
      </w:r>
      <w:r>
        <w:rPr>
          <w:rFonts w:hint="eastAsia"/>
        </w:rPr>
        <w:t>和a</w:t>
      </w:r>
      <w:r>
        <w:t>[n-1]</w:t>
      </w:r>
      <w:r>
        <w:rPr>
          <w:rFonts w:hint="eastAsia"/>
        </w:rPr>
        <w:t>是否相等，欸，这就对了。</w:t>
      </w:r>
    </w:p>
    <w:p>
      <w:r>
        <w:rPr>
          <w:rFonts w:hint="eastAsia"/>
        </w:rPr>
        <w:t>还有一种方法，再搞个数组，用for循环倒着把字符串打到数组里，然后再比较这个数组和原来那个是不是一样的。</w:t>
      </w:r>
      <w:r>
        <w:rPr>
          <w:rFonts w:hint="eastAsia"/>
          <w:lang w:val="en-US" w:eastAsia="zh-CN"/>
        </w:rPr>
        <w:t>具体回答时需用伪代码描述算法细节。</w:t>
      </w:r>
    </w:p>
    <w:p>
      <w:pPr>
        <w:pStyle w:val="11"/>
        <w:numPr>
          <w:ilvl w:val="0"/>
          <w:numId w:val="28"/>
        </w:numPr>
        <w:ind w:left="420" w:leftChars="0" w:hanging="23" w:firstLineChars="0"/>
        <w:rPr>
          <w:color w:val="auto"/>
        </w:rPr>
      </w:pPr>
      <w:r>
        <w:rPr>
          <w:rFonts w:hint="eastAsia"/>
          <w:color w:val="auto"/>
          <w:lang w:val="en-US" w:eastAsia="zh-CN"/>
        </w:rPr>
        <w:t>Design</w:t>
      </w:r>
      <w:r>
        <w:rPr>
          <w:color w:val="auto"/>
        </w:rPr>
        <w:t xml:space="preserve"> an algorithm to solve the following problem: Given an array </w:t>
      </w:r>
      <w:r>
        <w:rPr>
          <w:rFonts w:hint="eastAsia"/>
          <w:color w:val="auto"/>
          <w:lang w:val="en-US" w:eastAsia="zh-CN"/>
        </w:rPr>
        <w:t xml:space="preserve">of </w:t>
      </w:r>
      <w:r>
        <w:rPr>
          <w:color w:val="auto"/>
        </w:rPr>
        <w:t>num</w:t>
      </w:r>
      <w:r>
        <w:rPr>
          <w:rFonts w:hint="eastAsia"/>
          <w:color w:val="auto"/>
          <w:lang w:val="en-US" w:eastAsia="zh-CN"/>
        </w:rPr>
        <w:t>ber</w:t>
      </w:r>
      <w:r>
        <w:rPr>
          <w:color w:val="auto"/>
        </w:rPr>
        <w:t>s, write a function to move all zeros to the end of the array while preserving the relative order of the non-zero elements.</w:t>
      </w:r>
    </w:p>
    <w:p>
      <w:pPr>
        <w:pStyle w:val="11"/>
        <w:ind w:left="420" w:firstLine="0" w:firstLineChars="0"/>
        <w:rPr>
          <w:color w:val="auto"/>
        </w:rPr>
      </w:pPr>
      <w:r>
        <w:rPr>
          <w:color w:val="auto"/>
        </w:rPr>
        <w:t>(请写出解决以下问题的算法的思路：给定一个</w:t>
      </w:r>
      <w:r>
        <w:rPr>
          <w:rFonts w:hint="eastAsia"/>
          <w:color w:val="auto"/>
          <w:lang w:val="en-US" w:eastAsia="zh-CN"/>
        </w:rPr>
        <w:t>元素为数字的</w:t>
      </w:r>
      <w:r>
        <w:rPr>
          <w:color w:val="auto"/>
        </w:rPr>
        <w:t>数组，编写一个函数将所有 0 移动到数组的末尾，同时保持非零元素的相对顺序)</w:t>
      </w:r>
    </w:p>
    <w:p>
      <w:r>
        <w:rPr>
          <w:rFonts w:hint="eastAsia"/>
        </w:rPr>
        <w:t>我想了一个不用在那一直挪动的办法，就是新搞一个数组，然后for循环遍历，再搞一个count，记录0的数量。如果是</w:t>
      </w:r>
      <w:r>
        <w:t>0</w:t>
      </w:r>
      <w:r>
        <w:rPr>
          <w:rFonts w:hint="eastAsia"/>
        </w:rPr>
        <w:t>就count</w:t>
      </w:r>
      <w:r>
        <w:t>++</w:t>
      </w:r>
      <w:r>
        <w:rPr>
          <w:rFonts w:hint="eastAsia"/>
        </w:rPr>
        <w:t>，不是0就读到新数组里。最后再往新数组里补0。</w:t>
      </w:r>
      <w:r>
        <w:rPr>
          <w:rFonts w:hint="eastAsia"/>
          <w:lang w:val="en-US" w:eastAsia="zh-CN"/>
        </w:rPr>
        <w:t>具体回答时需用伪代码描述算法细节。</w:t>
      </w:r>
    </w:p>
    <w:p>
      <w:pPr>
        <w:pStyle w:val="11"/>
        <w:numPr>
          <w:ilvl w:val="0"/>
          <w:numId w:val="28"/>
        </w:numPr>
        <w:ind w:left="420" w:leftChars="0" w:hanging="23" w:firstLineChars="0"/>
        <w:rPr>
          <w:color w:val="auto"/>
        </w:rPr>
      </w:pPr>
      <w:r>
        <w:rPr>
          <w:rFonts w:hint="eastAsia"/>
          <w:color w:val="auto"/>
          <w:lang w:val="en-US" w:eastAsia="zh-CN"/>
        </w:rPr>
        <w:t>Design</w:t>
      </w:r>
      <w:r>
        <w:rPr>
          <w:color w:val="auto"/>
        </w:rPr>
        <w:t xml:space="preserve"> an algorithm to solve the following problem: Given an array of size N, find the most of the elements. Most elements are those that occur more than n/2 in the array.</w:t>
      </w:r>
    </w:p>
    <w:p>
      <w:pPr>
        <w:pStyle w:val="11"/>
        <w:ind w:left="420" w:firstLine="0" w:firstLineChars="0"/>
        <w:rPr>
          <w:color w:val="auto"/>
        </w:rPr>
      </w:pPr>
      <w:r>
        <w:rPr>
          <w:color w:val="auto"/>
        </w:rPr>
        <w:t>You can assume that the array is non-empty and that a given array always has most elements.</w:t>
      </w:r>
    </w:p>
    <w:p>
      <w:pPr>
        <w:pStyle w:val="11"/>
        <w:ind w:left="420" w:firstLine="0" w:firstLineChars="0"/>
        <w:rPr>
          <w:color w:val="auto"/>
        </w:rPr>
      </w:pPr>
      <w:r>
        <w:rPr>
          <w:color w:val="auto"/>
        </w:rPr>
        <w:t>(请写出解决以下问题的算法的思路：给定一个大小为 n 的数组，找到其中的多数元素。多数元素是指在数组中出现次数 大于 n/2 的元素。</w:t>
      </w:r>
    </w:p>
    <w:p>
      <w:pPr>
        <w:pStyle w:val="11"/>
        <w:ind w:left="420" w:firstLine="0" w:firstLineChars="0"/>
        <w:rPr>
          <w:color w:val="auto"/>
        </w:rPr>
      </w:pPr>
      <w:r>
        <w:rPr>
          <w:color w:val="auto"/>
        </w:rPr>
        <w:t>你可以假设数组是非空的，并且给定的数组总是存在多数元素)</w:t>
      </w:r>
    </w:p>
    <w:p>
      <w:r>
        <w:rPr>
          <w:rFonts w:hint="eastAsia"/>
        </w:rPr>
        <w:t>和之前一样，可以先排序再找，也可以直接搞个数组记录出现的次数。</w:t>
      </w:r>
      <w:r>
        <w:rPr>
          <w:rFonts w:hint="eastAsia"/>
          <w:lang w:val="en-US" w:eastAsia="zh-CN"/>
        </w:rPr>
        <w:t>具体回答时需用伪代码描述算法细节。</w:t>
      </w:r>
    </w:p>
    <w:p>
      <w:pPr>
        <w:pStyle w:val="11"/>
        <w:numPr>
          <w:ilvl w:val="0"/>
          <w:numId w:val="28"/>
        </w:numPr>
        <w:ind w:left="420" w:leftChars="0" w:hanging="23" w:firstLineChars="0"/>
        <w:rPr>
          <w:color w:val="auto"/>
        </w:rPr>
      </w:pPr>
      <w:r>
        <w:rPr>
          <w:rFonts w:hint="eastAsia"/>
          <w:color w:val="auto"/>
          <w:lang w:val="en-US" w:eastAsia="zh-CN"/>
        </w:rPr>
        <w:t>Design</w:t>
      </w:r>
      <w:r>
        <w:rPr>
          <w:color w:val="auto"/>
        </w:rPr>
        <w:t xml:space="preserve"> an algorithm to solve the following problem: Given an array of length “n” in which only one number occurs an odd number of times and all the others an even number, how to find this number quickly with excellent space-time complexity</w:t>
      </w:r>
    </w:p>
    <w:p>
      <w:pPr>
        <w:pStyle w:val="11"/>
        <w:ind w:left="420" w:firstLine="0" w:firstLineChars="0"/>
        <w:rPr>
          <w:color w:val="auto"/>
        </w:rPr>
      </w:pPr>
      <w:r>
        <w:rPr>
          <w:color w:val="auto"/>
        </w:rPr>
        <w:t>（请写出解决以下问题的算法的思路：给你一个长度为 n 的数组，其中只有一个数字出现了奇数次，其他均出现偶数次，问如何快速找到这个数字）</w:t>
      </w:r>
    </w:p>
    <w:p>
      <w:r>
        <w:rPr>
          <w:rFonts w:hint="eastAsia"/>
        </w:rPr>
        <w:t>和之前一样，可以排序再找，也可以搞个数组记录一下最后再看哪个是奇数。</w:t>
      </w:r>
      <w:r>
        <w:rPr>
          <w:rFonts w:hint="eastAsia"/>
          <w:lang w:val="en-US" w:eastAsia="zh-CN"/>
        </w:rPr>
        <w:t>具体回答时需用伪代码描述算法细节。</w:t>
      </w:r>
    </w:p>
    <w:p>
      <w:pPr>
        <w:pStyle w:val="11"/>
        <w:numPr>
          <w:ilvl w:val="0"/>
          <w:numId w:val="28"/>
        </w:numPr>
        <w:ind w:left="420" w:leftChars="0" w:hanging="23" w:firstLineChars="0"/>
        <w:rPr>
          <w:color w:val="auto"/>
        </w:rPr>
      </w:pPr>
      <w:r>
        <w:rPr>
          <w:color w:val="auto"/>
        </w:rPr>
        <w:t>Please list at least 2 sorting algorithms that use the idea of divide and conquer</w:t>
      </w:r>
      <w:r>
        <w:rPr>
          <w:rFonts w:hint="eastAsia"/>
          <w:color w:val="auto"/>
          <w:lang w:val="en-US" w:eastAsia="zh-CN"/>
        </w:rPr>
        <w:t xml:space="preserve"> and explain why</w:t>
      </w:r>
      <w:r>
        <w:rPr>
          <w:color w:val="auto"/>
        </w:rPr>
        <w:t>.</w:t>
      </w:r>
    </w:p>
    <w:p>
      <w:pPr>
        <w:pStyle w:val="11"/>
        <w:ind w:left="420" w:firstLine="0" w:firstLineChars="0"/>
        <w:rPr>
          <w:color w:val="auto"/>
        </w:rPr>
      </w:pPr>
      <w:r>
        <w:rPr>
          <w:color w:val="auto"/>
        </w:rPr>
        <w:t>(请列举出至少</w:t>
      </w:r>
      <w:r>
        <w:rPr>
          <w:rFonts w:hint="eastAsia"/>
          <w:color w:val="auto"/>
        </w:rPr>
        <w:t>2</w:t>
      </w:r>
      <w:r>
        <w:rPr>
          <w:color w:val="auto"/>
        </w:rPr>
        <w:t>个用到了分治法思维的排序算法)</w:t>
      </w:r>
    </w:p>
    <w:p>
      <w:r>
        <w:rPr>
          <w:rFonts w:hint="eastAsia"/>
        </w:rPr>
        <w:t>快速排序 归并排序</w:t>
      </w:r>
    </w:p>
    <w:p>
      <w:r>
        <w:rPr>
          <w:rFonts w:hint="eastAsia"/>
        </w:rPr>
        <w:t>其实堆排序也用了。就是如果下面2个是堆，那自身可以形成堆。这个过程在最初形成堆里的过程就是先让下面形成堆，然后再让上一层形成堆，最终整个形成堆。就是把形成大堆分解成了让2个孩子形成堆最后再合成。所以是分治。</w:t>
      </w:r>
    </w:p>
    <w:p>
      <w:pPr>
        <w:rPr>
          <w:color w:val="auto"/>
        </w:rPr>
      </w:pPr>
    </w:p>
    <w:p>
      <w:pPr>
        <w:rPr>
          <w:rFonts w:hint="default"/>
          <w:lang w:val="en-US" w:eastAsia="zh-CN"/>
        </w:rPr>
      </w:pPr>
      <w:r>
        <w:rPr>
          <w:rFonts w:hint="eastAsia"/>
          <w:lang w:val="en-US" w:eastAsia="zh-CN"/>
        </w:rPr>
        <w:t>True/False</w:t>
      </w:r>
    </w:p>
    <w:p>
      <w:pPr>
        <w:rPr>
          <w:rFonts w:hint="default"/>
          <w:lang w:val="en-US" w:eastAsia="zh-CN"/>
        </w:rPr>
      </w:pPr>
      <w:r>
        <w:rPr>
          <w:rFonts w:hint="eastAsia"/>
          <w:lang w:val="en-US" w:eastAsia="zh-CN"/>
        </w:rPr>
        <w:t>1、Coupling is a measure of how tightly two modules are bound to each other.（T）</w:t>
      </w:r>
    </w:p>
    <w:p>
      <w:pPr>
        <w:rPr>
          <w:rFonts w:hint="eastAsia"/>
          <w:sz w:val="24"/>
          <w:lang w:val="en-US" w:eastAsia="zh-CN"/>
        </w:rPr>
      </w:pPr>
    </w:p>
    <w:p>
      <w:pPr>
        <w:rPr>
          <w:rFonts w:hint="eastAsia"/>
          <w:lang w:val="en-US" w:eastAsia="zh-CN"/>
        </w:rPr>
      </w:pPr>
      <w:r>
        <w:rPr>
          <w:rFonts w:hint="eastAsia"/>
          <w:lang w:val="en-US" w:eastAsia="zh-CN"/>
        </w:rPr>
        <w:t>Multiple choice（选择题）</w:t>
      </w:r>
    </w:p>
    <w:p>
      <w:pPr>
        <w:numPr>
          <w:ilvl w:val="0"/>
          <w:numId w:val="29"/>
        </w:numPr>
        <w:rPr>
          <w:rFonts w:hint="eastAsia"/>
          <w:lang w:val="en-US" w:eastAsia="zh-CN"/>
        </w:rPr>
      </w:pPr>
      <w:r>
        <w:rPr>
          <w:rFonts w:hint="eastAsia"/>
          <w:lang w:val="en-US" w:eastAsia="zh-CN"/>
        </w:rPr>
        <w:t xml:space="preserve">A stack is a </w:t>
      </w:r>
      <w:r>
        <w:rPr>
          <w:rFonts w:hint="eastAsia"/>
          <w:u w:val="single"/>
          <w:lang w:val="en-US" w:eastAsia="zh-CN"/>
        </w:rPr>
        <w:t xml:space="preserve">        </w:t>
      </w:r>
      <w:r>
        <w:rPr>
          <w:rFonts w:hint="eastAsia"/>
          <w:lang w:val="en-US" w:eastAsia="zh-CN"/>
        </w:rPr>
        <w:t xml:space="preserve"> structure.</w:t>
      </w:r>
    </w:p>
    <w:p>
      <w:pPr>
        <w:widowControl w:val="0"/>
        <w:numPr>
          <w:ilvl w:val="0"/>
          <w:numId w:val="30"/>
        </w:numPr>
        <w:jc w:val="both"/>
        <w:rPr>
          <w:rFonts w:hint="eastAsia"/>
          <w:lang w:val="en-US" w:eastAsia="zh-CN"/>
        </w:rPr>
      </w:pPr>
      <w:r>
        <w:rPr>
          <w:rFonts w:hint="eastAsia"/>
          <w:lang w:val="en-US" w:eastAsia="zh-CN"/>
        </w:rPr>
        <w:t>FIFO</w:t>
      </w:r>
    </w:p>
    <w:p>
      <w:pPr>
        <w:widowControl w:val="0"/>
        <w:numPr>
          <w:ilvl w:val="0"/>
          <w:numId w:val="30"/>
        </w:numPr>
        <w:jc w:val="both"/>
        <w:rPr>
          <w:rFonts w:hint="default"/>
          <w:lang w:val="en-US" w:eastAsia="zh-CN"/>
        </w:rPr>
      </w:pPr>
      <w:r>
        <w:rPr>
          <w:rFonts w:hint="eastAsia"/>
          <w:color w:val="FF0000"/>
          <w:lang w:val="en-US" w:eastAsia="zh-CN"/>
        </w:rPr>
        <w:t>LIFO</w:t>
      </w:r>
    </w:p>
    <w:p>
      <w:pPr>
        <w:widowControl w:val="0"/>
        <w:numPr>
          <w:ilvl w:val="0"/>
          <w:numId w:val="30"/>
        </w:numPr>
        <w:jc w:val="both"/>
        <w:rPr>
          <w:rFonts w:hint="default"/>
          <w:lang w:val="en-US" w:eastAsia="zh-CN"/>
        </w:rPr>
      </w:pPr>
      <w:r>
        <w:rPr>
          <w:rFonts w:hint="eastAsia"/>
          <w:lang w:val="en-US" w:eastAsia="zh-CN"/>
        </w:rPr>
        <w:t>Both a and b</w:t>
      </w:r>
    </w:p>
    <w:p>
      <w:pPr>
        <w:widowControl w:val="0"/>
        <w:numPr>
          <w:ilvl w:val="0"/>
          <w:numId w:val="30"/>
        </w:numPr>
        <w:jc w:val="both"/>
        <w:rPr>
          <w:rFonts w:hint="default"/>
          <w:lang w:val="en-US" w:eastAsia="zh-CN"/>
        </w:rPr>
      </w:pPr>
      <w:r>
        <w:rPr>
          <w:rFonts w:hint="eastAsia"/>
          <w:lang w:val="en-US" w:eastAsia="zh-CN"/>
        </w:rPr>
        <w:t>None of the above</w:t>
      </w:r>
    </w:p>
    <w:p>
      <w:pPr>
        <w:numPr>
          <w:ilvl w:val="0"/>
          <w:numId w:val="29"/>
        </w:numPr>
        <w:rPr>
          <w:rFonts w:hint="default"/>
          <w:lang w:val="en-US" w:eastAsia="zh-CN"/>
        </w:rPr>
      </w:pPr>
      <w:r>
        <w:rPr>
          <w:rFonts w:hint="eastAsia"/>
          <w:lang w:val="en-US" w:eastAsia="zh-CN"/>
        </w:rPr>
        <w:t xml:space="preserve">A(n) </w:t>
      </w:r>
      <w:r>
        <w:rPr>
          <w:rFonts w:hint="eastAsia"/>
          <w:u w:val="single"/>
          <w:lang w:val="en-US" w:eastAsia="zh-CN"/>
        </w:rPr>
        <w:t xml:space="preserve">   </w:t>
      </w:r>
      <w:r>
        <w:rPr>
          <w:rFonts w:hint="eastAsia"/>
          <w:lang w:val="en-US" w:eastAsia="zh-CN"/>
        </w:rPr>
        <w:t xml:space="preserve"> list is also known as a queue.</w:t>
      </w:r>
    </w:p>
    <w:p>
      <w:pPr>
        <w:widowControl w:val="0"/>
        <w:numPr>
          <w:ilvl w:val="0"/>
          <w:numId w:val="31"/>
        </w:numPr>
        <w:jc w:val="both"/>
        <w:rPr>
          <w:rFonts w:hint="default"/>
          <w:lang w:val="en-US" w:eastAsia="zh-CN"/>
        </w:rPr>
      </w:pPr>
      <w:r>
        <w:rPr>
          <w:rFonts w:hint="eastAsia"/>
          <w:lang w:val="en-US" w:eastAsia="zh-CN"/>
        </w:rPr>
        <w:t>LIFO</w:t>
      </w:r>
    </w:p>
    <w:p>
      <w:pPr>
        <w:widowControl w:val="0"/>
        <w:numPr>
          <w:ilvl w:val="0"/>
          <w:numId w:val="31"/>
        </w:numPr>
        <w:jc w:val="both"/>
        <w:rPr>
          <w:rFonts w:hint="default"/>
          <w:lang w:val="en-US" w:eastAsia="zh-CN"/>
        </w:rPr>
      </w:pPr>
      <w:r>
        <w:rPr>
          <w:rFonts w:hint="eastAsia"/>
          <w:color w:val="FF0000"/>
          <w:lang w:val="en-US" w:eastAsia="zh-CN"/>
        </w:rPr>
        <w:t>FIFO</w:t>
      </w:r>
    </w:p>
    <w:p>
      <w:pPr>
        <w:widowControl w:val="0"/>
        <w:numPr>
          <w:ilvl w:val="0"/>
          <w:numId w:val="31"/>
        </w:numPr>
        <w:jc w:val="both"/>
        <w:rPr>
          <w:rFonts w:hint="default"/>
          <w:lang w:val="en-US" w:eastAsia="zh-CN"/>
        </w:rPr>
      </w:pPr>
      <w:r>
        <w:rPr>
          <w:rFonts w:hint="eastAsia"/>
          <w:lang w:val="en-US" w:eastAsia="zh-CN"/>
        </w:rPr>
        <w:t>Unordered</w:t>
      </w:r>
    </w:p>
    <w:p>
      <w:pPr>
        <w:widowControl w:val="0"/>
        <w:numPr>
          <w:ilvl w:val="0"/>
          <w:numId w:val="31"/>
        </w:numPr>
        <w:jc w:val="both"/>
        <w:rPr>
          <w:rFonts w:hint="default"/>
          <w:lang w:val="en-US" w:eastAsia="zh-CN"/>
        </w:rPr>
      </w:pPr>
      <w:r>
        <w:rPr>
          <w:rFonts w:hint="eastAsia"/>
          <w:lang w:val="en-US" w:eastAsia="zh-CN"/>
        </w:rPr>
        <w:t>Ordered</w:t>
      </w:r>
    </w:p>
    <w:p>
      <w:pPr>
        <w:numPr>
          <w:ilvl w:val="0"/>
          <w:numId w:val="29"/>
        </w:numPr>
        <w:rPr>
          <w:rFonts w:hint="default"/>
          <w:lang w:val="en-US" w:eastAsia="zh-CN"/>
        </w:rPr>
      </w:pPr>
      <w:r>
        <w:rPr>
          <w:rFonts w:hint="eastAsia"/>
          <w:lang w:val="en-US" w:eastAsia="zh-CN"/>
        </w:rPr>
        <w:t xml:space="preserve">The pop operation </w:t>
      </w:r>
      <w:r>
        <w:rPr>
          <w:rFonts w:hint="eastAsia"/>
          <w:u w:val="single"/>
          <w:lang w:val="en-US" w:eastAsia="zh-CN"/>
        </w:rPr>
        <w:t xml:space="preserve">     </w:t>
      </w:r>
      <w:r>
        <w:rPr>
          <w:rFonts w:hint="eastAsia"/>
          <w:lang w:val="en-US" w:eastAsia="zh-CN"/>
        </w:rPr>
        <w:t xml:space="preserve"> of the stack. (push?)</w:t>
      </w:r>
    </w:p>
    <w:p>
      <w:pPr>
        <w:widowControl w:val="0"/>
        <w:numPr>
          <w:ilvl w:val="0"/>
          <w:numId w:val="32"/>
        </w:numPr>
        <w:jc w:val="both"/>
        <w:rPr>
          <w:rFonts w:hint="default"/>
          <w:lang w:val="en-US" w:eastAsia="zh-CN"/>
        </w:rPr>
      </w:pPr>
      <w:r>
        <w:rPr>
          <w:rFonts w:hint="eastAsia"/>
          <w:color w:val="FF0000"/>
          <w:lang w:val="en-US" w:eastAsia="zh-CN"/>
        </w:rPr>
        <w:t>Deletes an item from the top</w:t>
      </w:r>
    </w:p>
    <w:p>
      <w:pPr>
        <w:widowControl w:val="0"/>
        <w:numPr>
          <w:ilvl w:val="0"/>
          <w:numId w:val="32"/>
        </w:numPr>
        <w:jc w:val="both"/>
        <w:rPr>
          <w:rFonts w:hint="default"/>
          <w:lang w:val="en-US" w:eastAsia="zh-CN"/>
        </w:rPr>
      </w:pPr>
      <w:r>
        <w:rPr>
          <w:rFonts w:hint="eastAsia"/>
          <w:lang w:val="en-US" w:eastAsia="zh-CN"/>
        </w:rPr>
        <w:t>Deletes an item from the bottom</w:t>
      </w:r>
    </w:p>
    <w:p>
      <w:pPr>
        <w:widowControl w:val="0"/>
        <w:numPr>
          <w:ilvl w:val="0"/>
          <w:numId w:val="32"/>
        </w:numPr>
        <w:jc w:val="both"/>
        <w:rPr>
          <w:rFonts w:hint="default"/>
          <w:lang w:val="en-US" w:eastAsia="zh-CN"/>
        </w:rPr>
      </w:pPr>
      <w:r>
        <w:rPr>
          <w:rFonts w:hint="eastAsia"/>
          <w:lang w:val="en-US" w:eastAsia="zh-CN"/>
        </w:rPr>
        <w:t>Inserts an item at the top</w:t>
      </w:r>
    </w:p>
    <w:p>
      <w:pPr>
        <w:widowControl w:val="0"/>
        <w:numPr>
          <w:ilvl w:val="0"/>
          <w:numId w:val="32"/>
        </w:numPr>
        <w:jc w:val="both"/>
        <w:rPr>
          <w:rFonts w:hint="default"/>
          <w:lang w:val="en-US" w:eastAsia="zh-CN"/>
        </w:rPr>
      </w:pPr>
      <w:r>
        <w:rPr>
          <w:rFonts w:hint="eastAsia"/>
          <w:lang w:val="en-US" w:eastAsia="zh-CN"/>
        </w:rPr>
        <w:t>Inserts an item at the bottom</w:t>
      </w:r>
    </w:p>
    <w:p>
      <w:pPr>
        <w:numPr>
          <w:ilvl w:val="0"/>
          <w:numId w:val="29"/>
        </w:numPr>
        <w:rPr>
          <w:rFonts w:hint="default"/>
          <w:lang w:val="en-US" w:eastAsia="zh-CN"/>
        </w:rPr>
      </w:pPr>
      <w:r>
        <w:rPr>
          <w:rFonts w:hint="eastAsia"/>
          <w:lang w:val="en-US" w:eastAsia="zh-CN"/>
        </w:rPr>
        <w:t xml:space="preserve">In a binary tree, each node has </w:t>
      </w:r>
      <w:r>
        <w:rPr>
          <w:rFonts w:hint="eastAsia"/>
          <w:u w:val="single"/>
          <w:lang w:val="en-US" w:eastAsia="zh-CN"/>
        </w:rPr>
        <w:t xml:space="preserve">   </w:t>
      </w:r>
      <w:r>
        <w:rPr>
          <w:rFonts w:hint="eastAsia"/>
          <w:lang w:val="en-US" w:eastAsia="zh-CN"/>
        </w:rPr>
        <w:t xml:space="preserve"> two subtrees. </w:t>
      </w:r>
    </w:p>
    <w:p>
      <w:pPr>
        <w:widowControl w:val="0"/>
        <w:numPr>
          <w:ilvl w:val="0"/>
          <w:numId w:val="33"/>
        </w:numPr>
        <w:jc w:val="both"/>
        <w:rPr>
          <w:rFonts w:hint="default"/>
          <w:lang w:val="en-US" w:eastAsia="zh-CN"/>
        </w:rPr>
      </w:pPr>
      <w:r>
        <w:rPr>
          <w:rFonts w:hint="eastAsia"/>
          <w:lang w:val="en-US" w:eastAsia="zh-CN"/>
        </w:rPr>
        <w:t>More than</w:t>
      </w:r>
    </w:p>
    <w:p>
      <w:pPr>
        <w:widowControl w:val="0"/>
        <w:numPr>
          <w:ilvl w:val="0"/>
          <w:numId w:val="33"/>
        </w:numPr>
        <w:jc w:val="both"/>
        <w:rPr>
          <w:rFonts w:hint="default"/>
          <w:lang w:val="en-US" w:eastAsia="zh-CN"/>
        </w:rPr>
      </w:pPr>
      <w:r>
        <w:rPr>
          <w:rFonts w:hint="eastAsia"/>
          <w:lang w:val="en-US" w:eastAsia="zh-CN"/>
        </w:rPr>
        <w:t>Less than</w:t>
      </w:r>
    </w:p>
    <w:p>
      <w:pPr>
        <w:widowControl w:val="0"/>
        <w:numPr>
          <w:ilvl w:val="0"/>
          <w:numId w:val="33"/>
        </w:numPr>
        <w:jc w:val="both"/>
        <w:rPr>
          <w:rFonts w:hint="default"/>
          <w:lang w:val="en-US" w:eastAsia="zh-CN"/>
        </w:rPr>
      </w:pPr>
      <w:r>
        <w:rPr>
          <w:rFonts w:hint="eastAsia"/>
          <w:color w:val="FF0000"/>
          <w:lang w:val="en-US" w:eastAsia="zh-CN"/>
        </w:rPr>
        <w:t>At most</w:t>
      </w:r>
    </w:p>
    <w:p>
      <w:pPr>
        <w:widowControl w:val="0"/>
        <w:numPr>
          <w:ilvl w:val="0"/>
          <w:numId w:val="33"/>
        </w:numPr>
        <w:jc w:val="both"/>
        <w:rPr>
          <w:rFonts w:hint="default"/>
          <w:lang w:val="en-US" w:eastAsia="zh-CN"/>
        </w:rPr>
      </w:pPr>
      <w:r>
        <w:rPr>
          <w:rFonts w:hint="eastAsia"/>
          <w:lang w:val="en-US" w:eastAsia="zh-CN"/>
        </w:rPr>
        <w:t>At least</w:t>
      </w:r>
    </w:p>
    <w:p>
      <w:pPr>
        <w:numPr>
          <w:ilvl w:val="0"/>
          <w:numId w:val="29"/>
        </w:numPr>
        <w:rPr>
          <w:rFonts w:hint="default"/>
          <w:lang w:val="en-US" w:eastAsia="zh-CN"/>
        </w:rPr>
      </w:pPr>
      <w:r>
        <w:rPr>
          <w:rFonts w:hint="eastAsia"/>
          <w:lang w:val="en-US" w:eastAsia="zh-CN"/>
        </w:rPr>
        <w:t xml:space="preserve">For the following binary tree, if we use preorder traversal, the processing order is </w:t>
      </w:r>
      <w:r>
        <w:rPr>
          <w:rFonts w:hint="eastAsia"/>
          <w:u w:val="single"/>
          <w:lang w:val="en-US" w:eastAsia="zh-CN"/>
        </w:rPr>
        <w:t xml:space="preserve">   </w:t>
      </w:r>
      <w:r>
        <w:rPr>
          <w:rFonts w:hint="eastAsia"/>
          <w:lang w:val="en-US" w:eastAsia="zh-CN"/>
        </w:rPr>
        <w:t>. (inorder, postorder, breadth-first?)</w:t>
      </w:r>
    </w:p>
    <w:p>
      <w:pPr>
        <w:widowControl w:val="0"/>
        <w:numPr>
          <w:ilvl w:val="0"/>
          <w:numId w:val="0"/>
        </w:numPr>
        <w:jc w:val="both"/>
        <w:rPr>
          <w:rFonts w:hint="default"/>
          <w:lang w:val="en-US" w:eastAsia="zh-CN"/>
        </w:rPr>
      </w:pPr>
      <w:r>
        <w:drawing>
          <wp:inline distT="0" distB="0" distL="114300" distR="114300">
            <wp:extent cx="807720" cy="102108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5"/>
                    <a:stretch>
                      <a:fillRect/>
                    </a:stretch>
                  </pic:blipFill>
                  <pic:spPr>
                    <a:xfrm>
                      <a:off x="0" y="0"/>
                      <a:ext cx="807720" cy="1021080"/>
                    </a:xfrm>
                    <a:prstGeom prst="rect">
                      <a:avLst/>
                    </a:prstGeom>
                    <a:noFill/>
                    <a:ln>
                      <a:noFill/>
                    </a:ln>
                  </pic:spPr>
                </pic:pic>
              </a:graphicData>
            </a:graphic>
          </wp:inline>
        </w:drawing>
      </w:r>
    </w:p>
    <w:p>
      <w:pPr>
        <w:widowControl w:val="0"/>
        <w:numPr>
          <w:ilvl w:val="0"/>
          <w:numId w:val="34"/>
        </w:numPr>
        <w:jc w:val="both"/>
        <w:rPr>
          <w:rFonts w:hint="default"/>
          <w:lang w:val="en-US" w:eastAsia="zh-CN"/>
        </w:rPr>
      </w:pPr>
      <w:r>
        <w:rPr>
          <w:rFonts w:hint="eastAsia"/>
          <w:color w:val="FF0000"/>
          <w:lang w:val="en-US" w:eastAsia="zh-CN"/>
        </w:rPr>
        <w:t>51436</w:t>
      </w:r>
    </w:p>
    <w:p>
      <w:pPr>
        <w:widowControl w:val="0"/>
        <w:numPr>
          <w:ilvl w:val="0"/>
          <w:numId w:val="34"/>
        </w:numPr>
        <w:jc w:val="both"/>
        <w:rPr>
          <w:rFonts w:hint="default"/>
          <w:lang w:val="en-US" w:eastAsia="zh-CN"/>
        </w:rPr>
      </w:pPr>
      <w:r>
        <w:rPr>
          <w:rFonts w:hint="eastAsia"/>
          <w:lang w:val="en-US" w:eastAsia="zh-CN"/>
        </w:rPr>
        <w:t>15346</w:t>
      </w:r>
    </w:p>
    <w:p>
      <w:pPr>
        <w:widowControl w:val="0"/>
        <w:numPr>
          <w:ilvl w:val="0"/>
          <w:numId w:val="34"/>
        </w:numPr>
        <w:jc w:val="both"/>
        <w:rPr>
          <w:rFonts w:hint="default"/>
          <w:lang w:val="en-US" w:eastAsia="zh-CN"/>
        </w:rPr>
      </w:pPr>
      <w:r>
        <w:rPr>
          <w:rFonts w:hint="eastAsia"/>
          <w:lang w:val="en-US" w:eastAsia="zh-CN"/>
        </w:rPr>
        <w:t>13645</w:t>
      </w:r>
    </w:p>
    <w:p>
      <w:pPr>
        <w:widowControl w:val="0"/>
        <w:numPr>
          <w:ilvl w:val="0"/>
          <w:numId w:val="34"/>
        </w:numPr>
        <w:jc w:val="both"/>
        <w:rPr>
          <w:rFonts w:hint="default"/>
          <w:lang w:val="en-US" w:eastAsia="zh-CN"/>
        </w:rPr>
      </w:pPr>
      <w:r>
        <w:rPr>
          <w:rFonts w:hint="eastAsia"/>
          <w:lang w:val="en-US" w:eastAsia="zh-CN"/>
        </w:rPr>
        <w:t>51436</w:t>
      </w:r>
    </w:p>
    <w:p>
      <w:pPr>
        <w:rPr>
          <w:rFonts w:hint="eastAsia"/>
          <w:lang w:val="en-US" w:eastAsia="zh-CN"/>
        </w:rPr>
      </w:pPr>
      <w:r>
        <w:rPr>
          <w:rFonts w:hint="eastAsia"/>
          <w:lang w:val="en-US" w:eastAsia="zh-CN"/>
        </w:rPr>
        <w:t>6． Which one of the following statements is TRUE?</w:t>
      </w:r>
    </w:p>
    <w:p>
      <w:pPr>
        <w:rPr>
          <w:rFonts w:hint="eastAsia"/>
          <w:lang w:val="en-US" w:eastAsia="zh-CN"/>
        </w:rPr>
      </w:pPr>
      <w:r>
        <w:rPr>
          <w:rFonts w:hint="eastAsia"/>
          <w:lang w:val="en-US" w:eastAsia="zh-CN"/>
        </w:rPr>
        <w:t>a.  Tight coupling is more desirable than loose coupling.</w:t>
      </w:r>
    </w:p>
    <w:p>
      <w:pPr>
        <w:rPr>
          <w:rFonts w:hint="eastAsia"/>
          <w:color w:val="FF0000"/>
          <w:lang w:val="en-US" w:eastAsia="zh-CN"/>
        </w:rPr>
      </w:pPr>
      <w:r>
        <w:rPr>
          <w:rFonts w:hint="eastAsia"/>
          <w:color w:val="FF0000"/>
          <w:lang w:val="en-US" w:eastAsia="zh-CN"/>
        </w:rPr>
        <w:t>b.  Data coupling is more desirable than content coupling.</w:t>
      </w:r>
    </w:p>
    <w:p>
      <w:pPr>
        <w:rPr>
          <w:rFonts w:hint="eastAsia"/>
          <w:lang w:val="en-US" w:eastAsia="zh-CN"/>
        </w:rPr>
      </w:pPr>
      <w:r>
        <w:rPr>
          <w:rFonts w:hint="eastAsia"/>
          <w:lang w:val="en-US" w:eastAsia="zh-CN"/>
        </w:rPr>
        <w:t>c.  Function cohesion is less desirable than procedural cohesion.</w:t>
      </w:r>
    </w:p>
    <w:p>
      <w:pPr>
        <w:rPr>
          <w:rFonts w:hint="eastAsia"/>
          <w:lang w:val="en-US" w:eastAsia="zh-CN"/>
        </w:rPr>
      </w:pPr>
      <w:r>
        <w:rPr>
          <w:rFonts w:hint="eastAsia"/>
          <w:lang w:val="en-US" w:eastAsia="zh-CN"/>
        </w:rPr>
        <w:t>d.  Sequential cohesion is less desirable than logical cohesion.</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eastAsia"/>
          <w:lang w:val="en-US" w:eastAsia="zh-CN"/>
        </w:rPr>
        <w:t>Open ended questions（开放题）</w:t>
      </w:r>
    </w:p>
    <w:p>
      <w:pPr>
        <w:widowControl w:val="0"/>
        <w:numPr>
          <w:ilvl w:val="0"/>
          <w:numId w:val="35"/>
        </w:numPr>
        <w:jc w:val="both"/>
        <w:rPr>
          <w:rFonts w:hint="eastAsia"/>
          <w:lang w:val="en-US" w:eastAsia="zh-CN"/>
        </w:rPr>
      </w:pPr>
      <w:r>
        <w:rPr>
          <w:rFonts w:hint="eastAsia"/>
          <w:lang w:val="en-US" w:eastAsia="zh-CN"/>
        </w:rPr>
        <w:t>Use an example to demonstrate depth-first traversal and breadth-first traversal of a binary tree.</w:t>
      </w:r>
    </w:p>
    <w:p>
      <w:pPr>
        <w:widowControl w:val="0"/>
        <w:numPr>
          <w:ilvl w:val="0"/>
          <w:numId w:val="35"/>
        </w:numPr>
        <w:jc w:val="both"/>
        <w:rPr>
          <w:rFonts w:hint="default"/>
          <w:lang w:val="en-US" w:eastAsia="zh-CN"/>
        </w:rPr>
      </w:pPr>
      <w:r>
        <w:rPr>
          <w:rFonts w:hint="eastAsia"/>
          <w:lang w:val="en-US" w:eastAsia="zh-CN"/>
        </w:rPr>
        <w:t xml:space="preserve">List some applications of stacks and queues. </w:t>
      </w:r>
    </w:p>
    <w:p>
      <w:pPr>
        <w:widowControl w:val="0"/>
        <w:numPr>
          <w:ilvl w:val="0"/>
          <w:numId w:val="35"/>
        </w:numPr>
        <w:jc w:val="both"/>
        <w:rPr>
          <w:rFonts w:hint="default"/>
          <w:lang w:val="en-US" w:eastAsia="zh-CN"/>
        </w:rPr>
      </w:pPr>
      <w:r>
        <w:rPr>
          <w:rFonts w:hint="eastAsia"/>
          <w:lang w:val="en-US" w:eastAsia="zh-CN"/>
        </w:rPr>
        <w:t>Use an example to explain the relationship between algorithms and data structures.</w:t>
      </w:r>
    </w:p>
    <w:p>
      <w:pPr>
        <w:widowControl w:val="0"/>
        <w:numPr>
          <w:ilvl w:val="0"/>
          <w:numId w:val="35"/>
        </w:numPr>
        <w:jc w:val="both"/>
        <w:rPr>
          <w:rFonts w:hint="default"/>
          <w:lang w:val="en-US" w:eastAsia="zh-CN"/>
        </w:rPr>
      </w:pPr>
      <w:r>
        <w:rPr>
          <w:rFonts w:hint="eastAsia"/>
          <w:lang w:val="en-US" w:eastAsia="zh-CN"/>
        </w:rPr>
        <w:t xml:space="preserve">Use examples to explain why there are so many types of data structures. </w:t>
      </w:r>
    </w:p>
    <w:p>
      <w:pPr>
        <w:widowControl w:val="0"/>
        <w:numPr>
          <w:ilvl w:val="0"/>
          <w:numId w:val="35"/>
        </w:numPr>
        <w:jc w:val="both"/>
        <w:rPr>
          <w:rFonts w:hint="default"/>
          <w:lang w:val="en-US" w:eastAsia="zh-CN"/>
        </w:rPr>
      </w:pPr>
      <w:r>
        <w:rPr>
          <w:rFonts w:hint="eastAsia"/>
          <w:lang w:val="en-US" w:eastAsia="zh-CN"/>
        </w:rPr>
        <w:t xml:space="preserve">Give daily examples (not necessarily in the field of computer science) of stacks, queues, linked list, trees, binary trees and graphs. </w:t>
      </w:r>
    </w:p>
    <w:p>
      <w:pPr>
        <w:widowControl w:val="0"/>
        <w:numPr>
          <w:ilvl w:val="0"/>
          <w:numId w:val="35"/>
        </w:numPr>
        <w:jc w:val="both"/>
        <w:rPr>
          <w:rFonts w:hint="default"/>
          <w:lang w:val="en-US" w:eastAsia="zh-CN"/>
        </w:rPr>
      </w:pPr>
      <w:r>
        <w:rPr>
          <w:rFonts w:hint="default"/>
          <w:lang w:val="en-US" w:eastAsia="zh-CN"/>
        </w:rPr>
        <w:t>Describe contexts outside of computer science in which the pointer concept occurs.</w:t>
      </w:r>
    </w:p>
    <w:p>
      <w:pPr>
        <w:widowControl w:val="0"/>
        <w:numPr>
          <w:ilvl w:val="0"/>
          <w:numId w:val="35"/>
        </w:numPr>
        <w:jc w:val="both"/>
        <w:rPr>
          <w:rFonts w:hint="default"/>
          <w:lang w:val="en-US" w:eastAsia="zh-CN"/>
        </w:rPr>
      </w:pPr>
      <w:r>
        <w:rPr>
          <w:rFonts w:hint="default"/>
          <w:lang w:val="en-US" w:eastAsia="zh-CN"/>
        </w:rPr>
        <w:t>Identify the data structures and procedures</w:t>
      </w:r>
      <w:r>
        <w:rPr>
          <w:rFonts w:hint="eastAsia"/>
          <w:lang w:val="en-US" w:eastAsia="zh-CN"/>
        </w:rPr>
        <w:t xml:space="preserve"> </w:t>
      </w:r>
      <w:r>
        <w:rPr>
          <w:rFonts w:hint="default"/>
          <w:lang w:val="en-US" w:eastAsia="zh-CN"/>
        </w:rPr>
        <w:t>that might appear in an abstract data type</w:t>
      </w:r>
      <w:r>
        <w:rPr>
          <w:rFonts w:hint="eastAsia"/>
          <w:lang w:val="en-US" w:eastAsia="zh-CN"/>
        </w:rPr>
        <w:t xml:space="preserve"> </w:t>
      </w:r>
      <w:r>
        <w:rPr>
          <w:rFonts w:hint="default"/>
          <w:lang w:val="en-US" w:eastAsia="zh-CN"/>
        </w:rPr>
        <w:t>representing an address book.</w:t>
      </w:r>
    </w:p>
    <w:p>
      <w:pPr>
        <w:widowControl w:val="0"/>
        <w:numPr>
          <w:ilvl w:val="0"/>
          <w:numId w:val="35"/>
        </w:numPr>
        <w:jc w:val="both"/>
        <w:rPr>
          <w:rFonts w:hint="default"/>
          <w:lang w:val="en-US" w:eastAsia="zh-CN"/>
        </w:rPr>
      </w:pPr>
      <w:r>
        <w:rPr>
          <w:rFonts w:hint="default"/>
          <w:lang w:val="en-US" w:eastAsia="zh-CN"/>
        </w:rPr>
        <w:t>Identify the data structures and procedures</w:t>
      </w:r>
      <w:r>
        <w:rPr>
          <w:rFonts w:hint="eastAsia"/>
          <w:lang w:val="en-US" w:eastAsia="zh-CN"/>
        </w:rPr>
        <w:t xml:space="preserve"> </w:t>
      </w:r>
      <w:r>
        <w:rPr>
          <w:rFonts w:hint="default"/>
          <w:lang w:val="en-US" w:eastAsia="zh-CN"/>
        </w:rPr>
        <w:t>that might appear in an abstract data type representing a simple spacecraft in a video game.</w:t>
      </w:r>
    </w:p>
    <w:p>
      <w:pPr>
        <w:widowControl w:val="0"/>
        <w:numPr>
          <w:ilvl w:val="0"/>
          <w:numId w:val="35"/>
        </w:numPr>
        <w:jc w:val="both"/>
        <w:rPr>
          <w:rFonts w:hint="default"/>
          <w:lang w:val="en-US" w:eastAsia="zh-CN"/>
        </w:rPr>
      </w:pPr>
      <w:r>
        <w:rPr>
          <w:rFonts w:hint="default"/>
          <w:lang w:val="en-US" w:eastAsia="zh-CN"/>
        </w:rPr>
        <w:t>It is easy to transfer data and programs from one computer to another. Thus it</w:t>
      </w:r>
      <w:r>
        <w:rPr>
          <w:rFonts w:hint="eastAsia"/>
          <w:lang w:val="en-US" w:eastAsia="zh-CN"/>
        </w:rPr>
        <w:t xml:space="preserve"> </w:t>
      </w:r>
      <w:r>
        <w:rPr>
          <w:rFonts w:hint="default"/>
          <w:lang w:val="en-US" w:eastAsia="zh-CN"/>
        </w:rPr>
        <w:t>is easy to transfer the knowledge held by one machine to many machines. In</w:t>
      </w:r>
      <w:r>
        <w:rPr>
          <w:rFonts w:hint="eastAsia"/>
          <w:lang w:val="en-US" w:eastAsia="zh-CN"/>
        </w:rPr>
        <w:t xml:space="preserve"> </w:t>
      </w:r>
      <w:r>
        <w:rPr>
          <w:rFonts w:hint="default"/>
          <w:lang w:val="en-US" w:eastAsia="zh-CN"/>
        </w:rPr>
        <w:t>contrast, it sometimes takes a long time for a human to transfer knowledge to</w:t>
      </w:r>
      <w:r>
        <w:rPr>
          <w:rFonts w:hint="eastAsia"/>
          <w:lang w:val="en-US" w:eastAsia="zh-CN"/>
        </w:rPr>
        <w:t xml:space="preserve"> </w:t>
      </w:r>
      <w:r>
        <w:rPr>
          <w:rFonts w:hint="default"/>
          <w:lang w:val="en-US" w:eastAsia="zh-CN"/>
        </w:rPr>
        <w:t>another human. For example, it takes time for a human to teach another</w:t>
      </w:r>
      <w:r>
        <w:rPr>
          <w:rFonts w:hint="eastAsia"/>
          <w:lang w:val="en-US" w:eastAsia="zh-CN"/>
        </w:rPr>
        <w:t xml:space="preserve"> </w:t>
      </w:r>
      <w:r>
        <w:rPr>
          <w:rFonts w:hint="default"/>
          <w:lang w:val="en-US" w:eastAsia="zh-CN"/>
        </w:rPr>
        <w:t>human a new language. What implications could this contrast in knowledge</w:t>
      </w:r>
      <w:r>
        <w:rPr>
          <w:rFonts w:hint="eastAsia"/>
          <w:lang w:val="en-US" w:eastAsia="zh-CN"/>
        </w:rPr>
        <w:t xml:space="preserve"> </w:t>
      </w:r>
      <w:r>
        <w:rPr>
          <w:rFonts w:hint="default"/>
          <w:lang w:val="en-US" w:eastAsia="zh-CN"/>
        </w:rPr>
        <w:t>transfer rate have if the capabilities of machines begin to challenge the capabilities of humans?</w:t>
      </w:r>
    </w:p>
    <w:p>
      <w:pPr>
        <w:widowControl w:val="0"/>
        <w:numPr>
          <w:ilvl w:val="0"/>
          <w:numId w:val="35"/>
        </w:numPr>
        <w:jc w:val="both"/>
        <w:rPr>
          <w:rFonts w:hint="default"/>
          <w:lang w:val="en-US" w:eastAsia="zh-CN"/>
        </w:rPr>
      </w:pPr>
      <w:r>
        <w:rPr>
          <w:rFonts w:hint="default"/>
          <w:lang w:val="en-US" w:eastAsia="zh-CN"/>
        </w:rPr>
        <w:t>The use of pointers allows related data to be linked in a computer’s memory</w:t>
      </w:r>
      <w:r>
        <w:rPr>
          <w:rFonts w:hint="eastAsia"/>
          <w:lang w:val="en-US" w:eastAsia="zh-CN"/>
        </w:rPr>
        <w:t xml:space="preserve"> </w:t>
      </w:r>
      <w:r>
        <w:rPr>
          <w:rFonts w:hint="default"/>
          <w:lang w:val="en-US" w:eastAsia="zh-CN"/>
        </w:rPr>
        <w:t>in a manner reminiscent of the way many believe information is associated</w:t>
      </w:r>
      <w:r>
        <w:rPr>
          <w:rFonts w:hint="eastAsia"/>
          <w:lang w:val="en-US" w:eastAsia="zh-CN"/>
        </w:rPr>
        <w:t xml:space="preserve"> </w:t>
      </w:r>
      <w:r>
        <w:rPr>
          <w:rFonts w:hint="default"/>
          <w:lang w:val="en-US" w:eastAsia="zh-CN"/>
        </w:rPr>
        <w:t>in the human mind. How are such links in a computer’s memory similar to</w:t>
      </w:r>
      <w:r>
        <w:rPr>
          <w:rFonts w:hint="eastAsia"/>
          <w:lang w:val="en-US" w:eastAsia="zh-CN"/>
        </w:rPr>
        <w:t xml:space="preserve"> </w:t>
      </w:r>
      <w:r>
        <w:rPr>
          <w:rFonts w:hint="default"/>
          <w:lang w:val="en-US" w:eastAsia="zh-CN"/>
        </w:rPr>
        <w:t>links in a brain? How are they different? Is it ethical to attempt to build computers that more closely mimic the human mind?</w:t>
      </w:r>
    </w:p>
    <w:p>
      <w:pPr>
        <w:widowControl w:val="0"/>
        <w:numPr>
          <w:ilvl w:val="0"/>
          <w:numId w:val="35"/>
        </w:numPr>
        <w:jc w:val="both"/>
        <w:rPr>
          <w:rFonts w:hint="default"/>
          <w:lang w:val="en-US" w:eastAsia="zh-CN"/>
        </w:rPr>
      </w:pPr>
      <w:r>
        <w:rPr>
          <w:rFonts w:hint="eastAsia"/>
          <w:lang w:val="en-US" w:eastAsia="zh-CN"/>
        </w:rPr>
        <w:t>A spreadsheet is a table with rows and columns. Think about an Abstract Data Type spreadsheet. Which operations would you need to construct the table? Which operations would you need to manipulate the values in the table?</w:t>
      </w:r>
    </w:p>
    <w:p>
      <w:pPr>
        <w:widowControl w:val="0"/>
        <w:numPr>
          <w:ilvl w:val="0"/>
          <w:numId w:val="35"/>
        </w:numPr>
        <w:jc w:val="both"/>
        <w:rPr>
          <w:rFonts w:hint="default"/>
          <w:lang w:val="en-US" w:eastAsia="zh-CN"/>
        </w:rPr>
      </w:pPr>
      <w:r>
        <w:rPr>
          <w:rFonts w:hint="eastAsia"/>
          <w:lang w:val="en-US" w:eastAsia="zh-CN"/>
        </w:rPr>
        <w:t xml:space="preserve">If you are required to design a simple Word processor like Microsoft Word or WPS Word, what kind of data structures would you use and what operations/algorithms would you design? Why? </w:t>
      </w:r>
    </w:p>
    <w:p>
      <w:pPr>
        <w:widowControl w:val="0"/>
        <w:numPr>
          <w:ilvl w:val="0"/>
          <w:numId w:val="35"/>
        </w:numPr>
        <w:jc w:val="both"/>
        <w:rPr>
          <w:rFonts w:hint="default"/>
          <w:lang w:val="en-US" w:eastAsia="zh-CN"/>
        </w:rPr>
      </w:pPr>
      <w:r>
        <w:rPr>
          <w:rFonts w:hint="eastAsia"/>
          <w:lang w:val="en-US" w:eastAsia="zh-CN"/>
        </w:rPr>
        <w:t>Explain in your own words why loose coupling is more desirable than tight coupling. (Use examples to explain why loose coupling is more desirable.)</w:t>
      </w:r>
    </w:p>
    <w:p>
      <w:pPr>
        <w:widowControl w:val="0"/>
        <w:numPr>
          <w:ilvl w:val="0"/>
          <w:numId w:val="35"/>
        </w:numPr>
        <w:jc w:val="both"/>
        <w:rPr>
          <w:rFonts w:hint="default"/>
          <w:lang w:val="en-US" w:eastAsia="zh-CN"/>
        </w:rPr>
      </w:pPr>
      <w:r>
        <w:rPr>
          <w:rFonts w:hint="eastAsia"/>
          <w:lang w:val="en-US" w:eastAsia="zh-CN"/>
        </w:rPr>
        <w:t>Explain in your own words why function cohesion is more desirable than other cohesion. (Use examples to explain why function cohesion is more desirable.)</w:t>
      </w:r>
    </w:p>
    <w:p>
      <w:pPr>
        <w:widowControl w:val="0"/>
        <w:numPr>
          <w:ilvl w:val="0"/>
          <w:numId w:val="35"/>
        </w:numPr>
        <w:jc w:val="both"/>
        <w:rPr>
          <w:rFonts w:hint="default"/>
          <w:lang w:val="en-US" w:eastAsia="zh-CN"/>
        </w:rPr>
      </w:pPr>
      <w:r>
        <w:rPr>
          <w:rFonts w:hint="eastAsia"/>
          <w:lang w:val="en-US" w:eastAsia="zh-CN"/>
        </w:rPr>
        <w:t xml:space="preserve">Explain in your own words the relationship of algorithm design and software engineering. </w:t>
      </w:r>
    </w:p>
    <w:p>
      <w:pPr>
        <w:widowControl w:val="0"/>
        <w:numPr>
          <w:ilvl w:val="0"/>
          <w:numId w:val="35"/>
        </w:numPr>
        <w:jc w:val="both"/>
        <w:rPr>
          <w:rFonts w:hint="default"/>
          <w:lang w:val="en-US" w:eastAsia="zh-CN"/>
        </w:rPr>
      </w:pPr>
      <w:r>
        <w:rPr>
          <w:rFonts w:hint="eastAsia"/>
          <w:lang w:val="en-US" w:eastAsia="zh-CN"/>
        </w:rPr>
        <w:t>What are some of the basic ideas of modularity when it comes to software designing?</w:t>
      </w:r>
    </w:p>
    <w:p>
      <w:pPr>
        <w:pStyle w:val="2"/>
        <w:bidi w:val="0"/>
        <w:rPr>
          <w:rFonts w:hint="eastAsia"/>
          <w:lang w:val="en-US" w:eastAsia="zh-CN"/>
        </w:rPr>
      </w:pPr>
      <w:r>
        <w:rPr>
          <w:rFonts w:hint="eastAsia"/>
          <w:lang w:val="en-US" w:eastAsia="zh-CN"/>
        </w:rPr>
        <w:t>网络</w:t>
      </w:r>
    </w:p>
    <w:p>
      <w:pPr>
        <w:numPr>
          <w:ilvl w:val="0"/>
          <w:numId w:val="0"/>
        </w:numPr>
        <w:jc w:val="center"/>
        <w:rPr>
          <w:rFonts w:hint="default" w:ascii="Algerian" w:hAnsi="Algerian" w:cs="Algerian"/>
          <w:sz w:val="48"/>
          <w:szCs w:val="48"/>
          <w:lang w:val="en-US" w:eastAsia="zh-CN"/>
        </w:rPr>
      </w:pPr>
      <w:r>
        <w:rPr>
          <w:rFonts w:hint="default" w:ascii="Algerian" w:hAnsi="Algerian" w:cs="Algerian"/>
          <w:sz w:val="48"/>
          <w:szCs w:val="48"/>
          <w:lang w:val="en-US" w:eastAsia="zh-CN"/>
        </w:rPr>
        <w:t>TEST MATERIALS</w:t>
      </w:r>
    </w:p>
    <w:p>
      <w:pPr>
        <w:numPr>
          <w:ilvl w:val="0"/>
          <w:numId w:val="0"/>
        </w:numPr>
        <w:rPr>
          <w:rFonts w:hint="default"/>
          <w:sz w:val="30"/>
          <w:szCs w:val="30"/>
          <w:lang w:val="en-US" w:eastAsia="zh-CN"/>
        </w:rPr>
      </w:pPr>
      <w:r>
        <w:rPr>
          <w:rFonts w:hint="eastAsia"/>
          <w:sz w:val="30"/>
          <w:szCs w:val="30"/>
          <w:lang w:val="en-US" w:eastAsia="zh-CN"/>
        </w:rPr>
        <w:t>填空题</w:t>
      </w:r>
    </w:p>
    <w:p>
      <w:pPr>
        <w:numPr>
          <w:ilvl w:val="0"/>
          <w:numId w:val="36"/>
        </w:numPr>
        <w:rPr>
          <w:rFonts w:hint="default"/>
          <w:lang w:val="en-US" w:eastAsia="zh-CN"/>
        </w:rPr>
      </w:pPr>
      <w:r>
        <w:rPr>
          <w:rFonts w:hint="eastAsia"/>
          <w:lang w:val="en-US" w:eastAsia="zh-CN"/>
        </w:rPr>
        <w:t>Match the word or acronym with the definition or the appropriate blank.</w:t>
      </w:r>
    </w:p>
    <w:p>
      <w:pPr>
        <w:numPr>
          <w:ilvl w:val="0"/>
          <w:numId w:val="0"/>
        </w:numPr>
        <w:rPr>
          <w:rFonts w:hint="eastAsia"/>
          <w:lang w:val="en-US" w:eastAsia="zh-CN"/>
        </w:rPr>
      </w:pPr>
      <w:r>
        <w:rPr>
          <w:rFonts w:hint="eastAsia"/>
          <w:lang w:val="en-US" w:eastAsia="zh-CN"/>
        </w:rPr>
        <w:t xml:space="preserve">A.WAN   B.LAN   C.Gateway   D.Bus topology   E.Ethernet   </w:t>
      </w:r>
    </w:p>
    <w:p>
      <w:pPr>
        <w:numPr>
          <w:ilvl w:val="0"/>
          <w:numId w:val="37"/>
        </w:numPr>
        <w:rPr>
          <w:rFonts w:hint="default"/>
          <w:lang w:val="en-US" w:eastAsia="zh-CN"/>
        </w:rPr>
      </w:pPr>
      <w:r>
        <w:rPr>
          <w:rFonts w:hint="eastAsia"/>
          <w:lang w:val="en-US" w:eastAsia="zh-CN"/>
        </w:rPr>
        <w:t>The industry standard for LANs.</w:t>
      </w:r>
      <w:r>
        <w:rPr>
          <w:rFonts w:hint="eastAsia"/>
          <w:u w:val="single"/>
          <w:lang w:val="en-US" w:eastAsia="zh-CN"/>
        </w:rPr>
        <w:t xml:space="preserve">   </w:t>
      </w:r>
      <w:r>
        <w:rPr>
          <w:rFonts w:hint="eastAsia"/>
          <w:color w:val="FF0000"/>
          <w:u w:val="single" w:color="000000" w:themeColor="text1"/>
          <w:lang w:val="en-US" w:eastAsia="zh-CN"/>
        </w:rPr>
        <w:t>E</w:t>
      </w:r>
      <w:r>
        <w:rPr>
          <w:rFonts w:hint="eastAsia"/>
          <w:u w:val="single"/>
          <w:lang w:val="en-US" w:eastAsia="zh-CN"/>
        </w:rPr>
        <w:t xml:space="preserve">   </w:t>
      </w:r>
    </w:p>
    <w:p>
      <w:pPr>
        <w:numPr>
          <w:ilvl w:val="0"/>
          <w:numId w:val="37"/>
        </w:numPr>
        <w:rPr>
          <w:rFonts w:hint="default"/>
          <w:lang w:val="en-US" w:eastAsia="zh-CN"/>
        </w:rPr>
      </w:pPr>
      <w:r>
        <w:rPr>
          <w:rFonts w:hint="eastAsia"/>
          <w:lang w:val="en-US" w:eastAsia="zh-CN"/>
        </w:rPr>
        <w:t>A node that handles communication between its LAN and other networks.</w:t>
      </w:r>
      <w:r>
        <w:rPr>
          <w:rFonts w:hint="eastAsia"/>
          <w:u w:val="single"/>
          <w:lang w:val="en-US" w:eastAsia="zh-CN"/>
        </w:rPr>
        <w:t xml:space="preserve">   </w:t>
      </w:r>
      <w:r>
        <w:rPr>
          <w:rFonts w:hint="eastAsia"/>
          <w:color w:val="FF0000"/>
          <w:u w:val="single" w:color="000000" w:themeColor="text1"/>
          <w:lang w:val="en-US" w:eastAsia="zh-CN"/>
        </w:rPr>
        <w:t>C</w:t>
      </w:r>
      <w:r>
        <w:rPr>
          <w:rFonts w:hint="eastAsia"/>
          <w:u w:val="single"/>
          <w:lang w:val="en-US" w:eastAsia="zh-CN"/>
        </w:rPr>
        <w:t xml:space="preserve">   </w:t>
      </w:r>
    </w:p>
    <w:p>
      <w:pPr>
        <w:numPr>
          <w:ilvl w:val="0"/>
          <w:numId w:val="37"/>
        </w:numPr>
        <w:rPr>
          <w:rFonts w:hint="default"/>
          <w:lang w:val="en-US" w:eastAsia="zh-CN"/>
        </w:rPr>
      </w:pPr>
      <w:r>
        <w:rPr>
          <w:rFonts w:hint="eastAsia"/>
          <w:lang w:val="en-US" w:eastAsia="zh-CN"/>
        </w:rPr>
        <w:t>A network that connects other networks.</w:t>
      </w:r>
      <w:r>
        <w:rPr>
          <w:rFonts w:hint="eastAsia"/>
          <w:u w:val="single"/>
          <w:lang w:val="en-US" w:eastAsia="zh-CN"/>
        </w:rPr>
        <w:t xml:space="preserve">   </w:t>
      </w:r>
      <w:r>
        <w:rPr>
          <w:rFonts w:hint="eastAsia"/>
          <w:color w:val="FF0000"/>
          <w:u w:val="single" w:color="000000" w:themeColor="text1"/>
          <w:lang w:val="en-US" w:eastAsia="zh-CN"/>
        </w:rPr>
        <w:t>A</w:t>
      </w:r>
      <w:r>
        <w:rPr>
          <w:rFonts w:hint="eastAsia"/>
          <w:u w:val="single"/>
          <w:lang w:val="en-US" w:eastAsia="zh-CN"/>
        </w:rPr>
        <w:t xml:space="preserve">   </w:t>
      </w:r>
    </w:p>
    <w:p>
      <w:pPr>
        <w:numPr>
          <w:ilvl w:val="0"/>
          <w:numId w:val="37"/>
        </w:numPr>
        <w:rPr>
          <w:rFonts w:hint="default"/>
          <w:lang w:val="en-US" w:eastAsia="zh-CN"/>
        </w:rPr>
      </w:pPr>
      <w:r>
        <w:rPr>
          <w:rFonts w:hint="eastAsia"/>
          <w:lang w:val="en-US" w:eastAsia="zh-CN"/>
        </w:rPr>
        <w:t>Star topology is a</w:t>
      </w:r>
      <w:r>
        <w:rPr>
          <w:rFonts w:hint="eastAsia"/>
          <w:u w:val="single"/>
          <w:lang w:val="en-US" w:eastAsia="zh-CN"/>
        </w:rPr>
        <w:t xml:space="preserve">   </w:t>
      </w:r>
      <w:r>
        <w:rPr>
          <w:rFonts w:hint="eastAsia"/>
          <w:color w:val="FF0000"/>
          <w:u w:val="single" w:color="000000" w:themeColor="text1"/>
          <w:lang w:val="en-US" w:eastAsia="zh-CN"/>
        </w:rPr>
        <w:t>B</w:t>
      </w:r>
      <w:r>
        <w:rPr>
          <w:rFonts w:hint="eastAsia"/>
          <w:u w:val="single"/>
          <w:lang w:val="en-US" w:eastAsia="zh-CN"/>
        </w:rPr>
        <w:t xml:space="preserve">   </w:t>
      </w:r>
      <w:r>
        <w:rPr>
          <w:rFonts w:hint="eastAsia"/>
          <w:lang w:val="en-US" w:eastAsia="zh-CN"/>
        </w:rPr>
        <w:t>configuration</w:t>
      </w:r>
    </w:p>
    <w:p>
      <w:pPr>
        <w:numPr>
          <w:ilvl w:val="0"/>
          <w:numId w:val="37"/>
        </w:numPr>
        <w:rPr>
          <w:rFonts w:hint="default"/>
          <w:lang w:val="en-US" w:eastAsia="zh-CN"/>
        </w:rPr>
      </w:pPr>
      <w:r>
        <w:rPr>
          <w:rFonts w:hint="eastAsia"/>
          <w:lang w:val="en-US" w:eastAsia="zh-CN"/>
        </w:rPr>
        <w:t>Ethernet uses</w:t>
      </w:r>
      <w:r>
        <w:rPr>
          <w:rFonts w:hint="eastAsia"/>
          <w:u w:val="single"/>
          <w:lang w:val="en-US" w:eastAsia="zh-CN"/>
        </w:rPr>
        <w:t xml:space="preserve">   </w:t>
      </w:r>
      <w:r>
        <w:rPr>
          <w:rFonts w:hint="eastAsia"/>
          <w:color w:val="FF0000"/>
          <w:u w:val="single" w:color="000000" w:themeColor="text1"/>
          <w:lang w:val="en-US" w:eastAsia="zh-CN"/>
        </w:rPr>
        <w:t>D</w:t>
      </w:r>
      <w:r>
        <w:rPr>
          <w:rFonts w:hint="eastAsia"/>
          <w:u w:val="single"/>
          <w:lang w:val="en-US" w:eastAsia="zh-CN"/>
        </w:rPr>
        <w:t xml:space="preserve">   </w:t>
      </w:r>
      <w:r>
        <w:rPr>
          <w:rFonts w:hint="eastAsia"/>
          <w:lang w:val="en-US" w:eastAsia="zh-CN"/>
        </w:rPr>
        <w:t>.</w:t>
      </w:r>
    </w:p>
    <w:p>
      <w:pPr>
        <w:numPr>
          <w:ilvl w:val="0"/>
          <w:numId w:val="0"/>
        </w:numPr>
        <w:rPr>
          <w:rFonts w:hint="eastAsia"/>
          <w:lang w:val="en-US" w:eastAsia="zh-CN"/>
        </w:rPr>
      </w:pPr>
    </w:p>
    <w:p>
      <w:pPr>
        <w:numPr>
          <w:ilvl w:val="0"/>
          <w:numId w:val="36"/>
        </w:numPr>
        <w:ind w:left="0" w:leftChars="0" w:firstLine="0" w:firstLineChars="0"/>
        <w:rPr>
          <w:rFonts w:hint="eastAsia"/>
          <w:lang w:val="en-US" w:eastAsia="zh-CN"/>
        </w:rPr>
      </w:pPr>
      <w:r>
        <w:rPr>
          <w:rFonts w:hint="eastAsia"/>
          <w:lang w:val="en-US" w:eastAsia="zh-CN"/>
        </w:rPr>
        <w:t>Match the word or acronym with the definition or the appropriate blank.</w:t>
      </w:r>
    </w:p>
    <w:p>
      <w:pPr>
        <w:numPr>
          <w:ilvl w:val="0"/>
          <w:numId w:val="0"/>
        </w:numPr>
        <w:rPr>
          <w:rFonts w:hint="eastAsia"/>
          <w:lang w:val="en-US" w:eastAsia="zh-CN"/>
        </w:rPr>
      </w:pPr>
      <w:r>
        <w:rPr>
          <w:rFonts w:hint="eastAsia"/>
          <w:lang w:val="en-US" w:eastAsia="zh-CN"/>
        </w:rPr>
        <w:t>A.DSL   B.TCP/IP   C.UDP   D.IP   E.TCP   F.Broadband</w:t>
      </w:r>
    </w:p>
    <w:p>
      <w:pPr>
        <w:numPr>
          <w:ilvl w:val="0"/>
          <w:numId w:val="0"/>
        </w:numPr>
        <w:rPr>
          <w:rFonts w:hint="eastAsia"/>
          <w:lang w:val="en-US" w:eastAsia="zh-CN"/>
        </w:rPr>
      </w:pPr>
      <w:r>
        <w:rPr>
          <w:rFonts w:hint="eastAsia"/>
          <w:lang w:val="en-US" w:eastAsia="zh-CN"/>
        </w:rPr>
        <w:t>(7)</w:t>
      </w:r>
      <w:r>
        <w:rPr>
          <w:rFonts w:hint="eastAsia"/>
          <w:u w:val="single"/>
          <w:lang w:val="en-US" w:eastAsia="zh-CN"/>
        </w:rPr>
        <w:t xml:space="preserve">   </w:t>
      </w:r>
      <w:r>
        <w:rPr>
          <w:rFonts w:hint="eastAsia"/>
          <w:color w:val="FF0000"/>
          <w:u w:val="single" w:color="000000" w:themeColor="text1"/>
          <w:lang w:val="en-US" w:eastAsia="zh-CN"/>
        </w:rPr>
        <w:t>A</w:t>
      </w:r>
      <w:r>
        <w:rPr>
          <w:rFonts w:hint="eastAsia"/>
          <w:u w:val="single"/>
          <w:lang w:val="en-US" w:eastAsia="zh-CN"/>
        </w:rPr>
        <w:t xml:space="preserve">   </w:t>
      </w:r>
      <w:r>
        <w:rPr>
          <w:rFonts w:hint="eastAsia"/>
          <w:lang w:val="en-US" w:eastAsia="zh-CN"/>
        </w:rPr>
        <w:t>and voice communication can use the same phone line.</w:t>
      </w:r>
    </w:p>
    <w:p>
      <w:pPr>
        <w:numPr>
          <w:ilvl w:val="0"/>
          <w:numId w:val="0"/>
        </w:numPr>
        <w:rPr>
          <w:rFonts w:hint="eastAsia"/>
          <w:lang w:val="en-US" w:eastAsia="zh-CN"/>
        </w:rPr>
      </w:pPr>
      <w:r>
        <w:rPr>
          <w:rFonts w:hint="eastAsia"/>
          <w:lang w:val="en-US" w:eastAsia="zh-CN"/>
        </w:rPr>
        <w:t>(8)DSL and cable modems are</w:t>
      </w:r>
      <w:r>
        <w:rPr>
          <w:rFonts w:hint="eastAsia"/>
          <w:u w:val="single"/>
          <w:lang w:val="en-US" w:eastAsia="zh-CN"/>
        </w:rPr>
        <w:t xml:space="preserve">   </w:t>
      </w:r>
      <w:r>
        <w:rPr>
          <w:rFonts w:hint="eastAsia"/>
          <w:color w:val="FF0000"/>
          <w:u w:val="single" w:color="000000" w:themeColor="text1"/>
          <w:lang w:val="en-US" w:eastAsia="zh-CN"/>
        </w:rPr>
        <w:t>F</w:t>
      </w:r>
      <w:r>
        <w:rPr>
          <w:rFonts w:hint="eastAsia"/>
          <w:u w:val="single"/>
          <w:lang w:val="en-US" w:eastAsia="zh-CN"/>
        </w:rPr>
        <w:t xml:space="preserve">   </w:t>
      </w:r>
      <w:r>
        <w:rPr>
          <w:rFonts w:hint="eastAsia"/>
          <w:lang w:val="en-US" w:eastAsia="zh-CN"/>
        </w:rPr>
        <w:t>connections.</w:t>
      </w:r>
    </w:p>
    <w:p>
      <w:pPr>
        <w:numPr>
          <w:ilvl w:val="0"/>
          <w:numId w:val="0"/>
        </w:numPr>
        <w:rPr>
          <w:rFonts w:hint="eastAsia"/>
          <w:lang w:val="en-US" w:eastAsia="zh-CN"/>
        </w:rPr>
      </w:pPr>
      <w:r>
        <w:rPr>
          <w:rFonts w:hint="eastAsia"/>
          <w:lang w:val="en-US" w:eastAsia="zh-CN"/>
        </w:rPr>
        <w:t>(9)An Internet connection made using a digital signal on regular phone lines.</w:t>
      </w:r>
      <w:r>
        <w:rPr>
          <w:rFonts w:hint="eastAsia"/>
          <w:u w:val="single"/>
          <w:lang w:val="en-US" w:eastAsia="zh-CN"/>
        </w:rPr>
        <w:t xml:space="preserve">   </w:t>
      </w:r>
      <w:r>
        <w:rPr>
          <w:rFonts w:hint="eastAsia"/>
          <w:color w:val="FF0000"/>
          <w:u w:val="single" w:color="000000" w:themeColor="text1"/>
          <w:lang w:val="en-US" w:eastAsia="zh-CN"/>
        </w:rPr>
        <w:t>A</w:t>
      </w:r>
      <w:r>
        <w:rPr>
          <w:rFonts w:hint="eastAsia"/>
          <w:u w:val="single"/>
          <w:lang w:val="en-US" w:eastAsia="zh-CN"/>
        </w:rPr>
        <w:t xml:space="preserve">   </w:t>
      </w:r>
    </w:p>
    <w:p>
      <w:pPr>
        <w:numPr>
          <w:ilvl w:val="0"/>
          <w:numId w:val="0"/>
        </w:numPr>
        <w:rPr>
          <w:rFonts w:hint="eastAsia"/>
          <w:lang w:val="en-US" w:eastAsia="zh-CN"/>
        </w:rPr>
      </w:pPr>
      <w:r>
        <w:rPr>
          <w:rFonts w:hint="eastAsia"/>
          <w:lang w:val="en-US" w:eastAsia="zh-CN"/>
        </w:rPr>
        <w:t>(10)Network technologies that generally provide data transfer speeds greater than 25 Mbps.</w:t>
      </w:r>
      <w:r>
        <w:rPr>
          <w:rFonts w:hint="eastAsia"/>
          <w:u w:val="single"/>
          <w:lang w:val="en-US" w:eastAsia="zh-CN"/>
        </w:rPr>
        <w:t xml:space="preserve">  </w:t>
      </w:r>
      <w:r>
        <w:rPr>
          <w:rFonts w:hint="eastAsia"/>
          <w:color w:val="FF0000"/>
          <w:u w:val="single" w:color="000000" w:themeColor="text1"/>
          <w:lang w:val="en-US" w:eastAsia="zh-CN"/>
        </w:rPr>
        <w:t>F</w:t>
      </w:r>
      <w:r>
        <w:rPr>
          <w:rFonts w:hint="eastAsia"/>
          <w:u w:val="single"/>
          <w:lang w:val="en-US" w:eastAsia="zh-CN"/>
        </w:rPr>
        <w:t xml:space="preserve">   </w:t>
      </w:r>
    </w:p>
    <w:p>
      <w:pPr>
        <w:numPr>
          <w:ilvl w:val="0"/>
          <w:numId w:val="0"/>
        </w:numPr>
        <w:rPr>
          <w:rFonts w:hint="eastAsia"/>
          <w:lang w:val="en-US" w:eastAsia="zh-CN"/>
        </w:rPr>
      </w:pPr>
      <w:r>
        <w:rPr>
          <w:rFonts w:hint="eastAsia"/>
          <w:lang w:val="en-US" w:eastAsia="zh-CN"/>
        </w:rPr>
        <w:t>(11)The network protocol that breaks messages into packets at the destination,and take care of errors.</w:t>
      </w:r>
      <w:r>
        <w:rPr>
          <w:rFonts w:hint="eastAsia"/>
          <w:u w:val="single"/>
          <w:lang w:val="en-US" w:eastAsia="zh-CN"/>
        </w:rPr>
        <w:t xml:space="preserve">   </w:t>
      </w:r>
      <w:r>
        <w:rPr>
          <w:rFonts w:hint="eastAsia"/>
          <w:color w:val="FF0000"/>
          <w:u w:val="single" w:color="000000" w:themeColor="text1"/>
          <w:lang w:val="en-US" w:eastAsia="zh-CN"/>
        </w:rPr>
        <w:t>E</w:t>
      </w:r>
      <w:r>
        <w:rPr>
          <w:rFonts w:hint="eastAsia"/>
          <w:u w:val="single"/>
          <w:lang w:val="en-US" w:eastAsia="zh-CN"/>
        </w:rPr>
        <w:t xml:space="preserve">   </w:t>
      </w:r>
    </w:p>
    <w:p>
      <w:pPr>
        <w:numPr>
          <w:ilvl w:val="0"/>
          <w:numId w:val="0"/>
        </w:numPr>
        <w:rPr>
          <w:rFonts w:hint="eastAsia"/>
          <w:lang w:val="en-US" w:eastAsia="zh-CN"/>
        </w:rPr>
      </w:pPr>
      <w:r>
        <w:rPr>
          <w:rFonts w:hint="eastAsia"/>
          <w:lang w:val="en-US" w:eastAsia="zh-CN"/>
        </w:rPr>
        <w:t>(12)The suite of protocols and programs that supports low-level network communication.</w:t>
      </w:r>
      <w:r>
        <w:rPr>
          <w:rFonts w:hint="eastAsia"/>
          <w:u w:val="single"/>
          <w:lang w:val="en-US" w:eastAsia="zh-CN"/>
        </w:rPr>
        <w:t xml:space="preserve">   </w:t>
      </w:r>
      <w:r>
        <w:rPr>
          <w:rFonts w:hint="eastAsia"/>
          <w:color w:val="FF0000"/>
          <w:u w:val="single" w:color="000000" w:themeColor="text1"/>
          <w:lang w:val="en-US" w:eastAsia="zh-CN"/>
        </w:rPr>
        <w:t>B</w:t>
      </w:r>
      <w:r>
        <w:rPr>
          <w:rFonts w:hint="eastAsia"/>
          <w:u w:val="single"/>
          <w:lang w:val="en-US" w:eastAsia="zh-CN"/>
        </w:rPr>
        <w:t xml:space="preserve">   </w:t>
      </w:r>
    </w:p>
    <w:p>
      <w:pPr>
        <w:numPr>
          <w:ilvl w:val="0"/>
          <w:numId w:val="0"/>
        </w:numPr>
        <w:rPr>
          <w:rFonts w:hint="eastAsia"/>
          <w:lang w:val="en-US" w:eastAsia="zh-CN"/>
        </w:rPr>
      </w:pPr>
      <w:r>
        <w:rPr>
          <w:rFonts w:hint="eastAsia"/>
          <w:lang w:val="en-US" w:eastAsia="zh-CN"/>
        </w:rPr>
        <w:t>(13)An alternative to TCP that achieves higher transmission speeds.</w:t>
      </w:r>
      <w:r>
        <w:rPr>
          <w:rFonts w:hint="eastAsia"/>
          <w:u w:val="single"/>
          <w:lang w:val="en-US" w:eastAsia="zh-CN"/>
        </w:rPr>
        <w:t xml:space="preserve">   </w:t>
      </w:r>
      <w:r>
        <w:rPr>
          <w:rFonts w:hint="eastAsia"/>
          <w:color w:val="FF0000"/>
          <w:u w:val="single" w:color="000000" w:themeColor="text1"/>
          <w:lang w:val="en-US" w:eastAsia="zh-CN"/>
        </w:rPr>
        <w:t>C</w:t>
      </w:r>
      <w:r>
        <w:rPr>
          <w:rFonts w:hint="eastAsia"/>
          <w:u w:val="single"/>
          <w:lang w:val="en-US" w:eastAsia="zh-CN"/>
        </w:rPr>
        <w:t xml:space="preserve">   </w:t>
      </w:r>
    </w:p>
    <w:p>
      <w:pPr>
        <w:numPr>
          <w:ilvl w:val="0"/>
          <w:numId w:val="0"/>
        </w:numPr>
        <w:rPr>
          <w:rFonts w:hint="eastAsia"/>
          <w:lang w:val="en-US" w:eastAsia="zh-CN"/>
        </w:rPr>
      </w:pPr>
      <w:r>
        <w:rPr>
          <w:rFonts w:hint="eastAsia"/>
          <w:lang w:val="en-US" w:eastAsia="zh-CN"/>
        </w:rPr>
        <w:t>(14)Software that deals with the routing of packets.</w:t>
      </w:r>
      <w:r>
        <w:rPr>
          <w:rFonts w:hint="eastAsia"/>
          <w:u w:val="single"/>
          <w:lang w:val="en-US" w:eastAsia="zh-CN"/>
        </w:rPr>
        <w:t xml:space="preserve">   </w:t>
      </w:r>
      <w:r>
        <w:rPr>
          <w:rFonts w:hint="eastAsia"/>
          <w:color w:val="FF0000"/>
          <w:u w:val="single" w:color="000000" w:themeColor="text1"/>
          <w:lang w:val="en-US" w:eastAsia="zh-CN"/>
        </w:rPr>
        <w:t>D</w:t>
      </w:r>
      <w:r>
        <w:rPr>
          <w:rFonts w:hint="eastAsia"/>
          <w:u w:val="single"/>
          <w:lang w:val="en-US" w:eastAsia="zh-CN"/>
        </w:rPr>
        <w:t xml:space="preserve">   </w:t>
      </w:r>
    </w:p>
    <w:p>
      <w:pPr>
        <w:numPr>
          <w:ilvl w:val="0"/>
          <w:numId w:val="0"/>
        </w:numPr>
        <w:rPr>
          <w:rFonts w:hint="eastAsia"/>
          <w:lang w:val="en-US" w:eastAsia="zh-CN"/>
        </w:rPr>
      </w:pPr>
      <w:r>
        <w:rPr>
          <w:rFonts w:hint="eastAsia"/>
          <w:lang w:val="en-US" w:eastAsia="zh-CN"/>
        </w:rPr>
        <w:t>(15)</w:t>
      </w:r>
      <w:r>
        <w:rPr>
          <w:rFonts w:hint="eastAsia"/>
          <w:u w:val="single"/>
          <w:lang w:val="en-US" w:eastAsia="zh-CN"/>
        </w:rPr>
        <w:t xml:space="preserve">   </w:t>
      </w:r>
      <w:r>
        <w:rPr>
          <w:rFonts w:hint="eastAsia"/>
          <w:color w:val="FF0000"/>
          <w:u w:val="single" w:color="000000" w:themeColor="text1"/>
          <w:lang w:val="en-US" w:eastAsia="zh-CN"/>
        </w:rPr>
        <w:t>E</w:t>
      </w:r>
      <w:r>
        <w:rPr>
          <w:rFonts w:hint="eastAsia"/>
          <w:u w:val="single"/>
          <w:lang w:val="en-US" w:eastAsia="zh-CN"/>
        </w:rPr>
        <w:t xml:space="preserve">   </w:t>
      </w:r>
      <w:r>
        <w:rPr>
          <w:rFonts w:hint="eastAsia"/>
          <w:lang w:val="en-US" w:eastAsia="zh-CN"/>
        </w:rPr>
        <w:t>has more reliability than UDP.</w:t>
      </w:r>
    </w:p>
    <w:p>
      <w:pPr>
        <w:numPr>
          <w:ilvl w:val="0"/>
          <w:numId w:val="0"/>
        </w:numPr>
        <w:rPr>
          <w:rFonts w:hint="eastAsia"/>
          <w:lang w:val="en-US" w:eastAsia="zh-CN"/>
        </w:rPr>
      </w:pPr>
    </w:p>
    <w:p>
      <w:pPr>
        <w:numPr>
          <w:ilvl w:val="0"/>
          <w:numId w:val="36"/>
        </w:numPr>
        <w:ind w:left="0" w:leftChars="0" w:firstLine="0" w:firstLineChars="0"/>
        <w:rPr>
          <w:rFonts w:hint="default"/>
          <w:lang w:val="en-US" w:eastAsia="zh-CN"/>
        </w:rPr>
      </w:pPr>
      <w:r>
        <w:rPr>
          <w:rFonts w:hint="eastAsia"/>
          <w:lang w:val="en-US" w:eastAsia="zh-CN"/>
        </w:rPr>
        <w:t>Match the protocol or standard with what it specifies or defines.</w:t>
      </w:r>
    </w:p>
    <w:p>
      <w:pPr>
        <w:numPr>
          <w:ilvl w:val="0"/>
          <w:numId w:val="38"/>
        </w:numPr>
        <w:rPr>
          <w:rFonts w:hint="eastAsia"/>
          <w:lang w:val="en-US" w:eastAsia="zh-CN"/>
        </w:rPr>
      </w:pPr>
      <w:r>
        <w:rPr>
          <w:rFonts w:hint="eastAsia"/>
          <w:lang w:val="en-US" w:eastAsia="zh-CN"/>
        </w:rPr>
        <w:t xml:space="preserve">SMTP   B.FTP   C.Telnet  D.HTTP  E.MIME type   </w:t>
      </w:r>
    </w:p>
    <w:p>
      <w:pPr>
        <w:numPr>
          <w:ilvl w:val="0"/>
          <w:numId w:val="0"/>
        </w:numPr>
        <w:rPr>
          <w:rFonts w:hint="eastAsia"/>
          <w:lang w:val="en-US" w:eastAsia="zh-CN"/>
        </w:rPr>
      </w:pPr>
      <w:r>
        <w:rPr>
          <w:rFonts w:hint="eastAsia"/>
          <w:lang w:val="en-US" w:eastAsia="zh-CN"/>
        </w:rPr>
        <w:t>(17)Log in to a remote computer system.</w:t>
      </w:r>
      <w:r>
        <w:rPr>
          <w:rFonts w:hint="eastAsia"/>
          <w:u w:val="single"/>
          <w:lang w:val="en-US" w:eastAsia="zh-CN"/>
        </w:rPr>
        <w:t xml:space="preserve">   </w:t>
      </w:r>
      <w:r>
        <w:rPr>
          <w:rFonts w:hint="eastAsia"/>
          <w:color w:val="FF0000"/>
          <w:u w:val="single" w:color="000000" w:themeColor="text1"/>
          <w:lang w:val="en-US" w:eastAsia="zh-CN"/>
        </w:rPr>
        <w:t>C</w:t>
      </w:r>
      <w:r>
        <w:rPr>
          <w:rFonts w:hint="eastAsia"/>
          <w:u w:val="single"/>
          <w:lang w:val="en-US" w:eastAsia="zh-CN"/>
        </w:rPr>
        <w:t xml:space="preserve">   </w:t>
      </w:r>
    </w:p>
    <w:p>
      <w:pPr>
        <w:numPr>
          <w:ilvl w:val="0"/>
          <w:numId w:val="0"/>
        </w:numPr>
        <w:rPr>
          <w:rFonts w:hint="eastAsia"/>
          <w:lang w:val="en-US" w:eastAsia="zh-CN"/>
        </w:rPr>
      </w:pPr>
      <w:r>
        <w:rPr>
          <w:rFonts w:hint="eastAsia"/>
          <w:lang w:val="en-US" w:eastAsia="zh-CN"/>
        </w:rPr>
        <w:t>(18)Transfer files to and from another computer.</w:t>
      </w:r>
      <w:r>
        <w:rPr>
          <w:rFonts w:hint="eastAsia"/>
          <w:u w:val="single"/>
          <w:lang w:val="en-US" w:eastAsia="zh-CN"/>
        </w:rPr>
        <w:t xml:space="preserve">   </w:t>
      </w:r>
      <w:r>
        <w:rPr>
          <w:rFonts w:hint="eastAsia"/>
          <w:color w:val="FF0000"/>
          <w:u w:val="single" w:color="000000" w:themeColor="text1"/>
          <w:lang w:val="en-US" w:eastAsia="zh-CN"/>
        </w:rPr>
        <w:t>B</w:t>
      </w:r>
      <w:r>
        <w:rPr>
          <w:rFonts w:hint="eastAsia"/>
          <w:u w:val="single"/>
          <w:lang w:val="en-US" w:eastAsia="zh-CN"/>
        </w:rPr>
        <w:t xml:space="preserve">   </w:t>
      </w:r>
    </w:p>
    <w:p>
      <w:pPr>
        <w:numPr>
          <w:ilvl w:val="0"/>
          <w:numId w:val="0"/>
        </w:numPr>
        <w:rPr>
          <w:rFonts w:hint="eastAsia"/>
          <w:lang w:val="en-US" w:eastAsia="zh-CN"/>
        </w:rPr>
      </w:pPr>
      <w:r>
        <w:rPr>
          <w:rFonts w:hint="eastAsia"/>
          <w:lang w:val="en-US" w:eastAsia="zh-CN"/>
        </w:rPr>
        <w:t>(19)Format of email attachments.</w:t>
      </w:r>
      <w:r>
        <w:rPr>
          <w:rFonts w:hint="eastAsia"/>
          <w:u w:val="single"/>
          <w:lang w:val="en-US" w:eastAsia="zh-CN"/>
        </w:rPr>
        <w:t xml:space="preserve">   </w:t>
      </w:r>
      <w:r>
        <w:rPr>
          <w:rFonts w:hint="eastAsia"/>
          <w:color w:val="FF0000"/>
          <w:u w:val="single" w:color="000000" w:themeColor="text1"/>
          <w:lang w:val="en-US" w:eastAsia="zh-CN"/>
        </w:rPr>
        <w:t>E</w:t>
      </w:r>
      <w:r>
        <w:rPr>
          <w:rFonts w:hint="eastAsia"/>
          <w:u w:val="single"/>
          <w:lang w:val="en-US" w:eastAsia="zh-CN"/>
        </w:rPr>
        <w:t xml:space="preserve">   </w:t>
      </w:r>
    </w:p>
    <w:p>
      <w:pPr>
        <w:numPr>
          <w:ilvl w:val="0"/>
          <w:numId w:val="0"/>
        </w:numPr>
        <w:rPr>
          <w:rFonts w:hint="eastAsia"/>
          <w:lang w:val="en-US" w:eastAsia="zh-CN"/>
        </w:rPr>
      </w:pPr>
      <w:r>
        <w:rPr>
          <w:rFonts w:hint="eastAsia"/>
          <w:lang w:val="en-US" w:eastAsia="zh-CN"/>
        </w:rPr>
        <w:t>(20)Exchange of World Wide Web documents.</w:t>
      </w:r>
      <w:r>
        <w:rPr>
          <w:rFonts w:hint="eastAsia"/>
          <w:u w:val="single"/>
          <w:lang w:val="en-US" w:eastAsia="zh-CN"/>
        </w:rPr>
        <w:t xml:space="preserve">   </w:t>
      </w:r>
      <w:r>
        <w:rPr>
          <w:rFonts w:hint="eastAsia"/>
          <w:color w:val="FF0000"/>
          <w:u w:val="single" w:color="000000" w:themeColor="text1"/>
          <w:lang w:val="en-US" w:eastAsia="zh-CN"/>
        </w:rPr>
        <w:t>D</w:t>
      </w:r>
      <w:r>
        <w:rPr>
          <w:rFonts w:hint="eastAsia"/>
          <w:u w:val="single"/>
          <w:lang w:val="en-US" w:eastAsia="zh-CN"/>
        </w:rPr>
        <w:t xml:space="preserve">   </w:t>
      </w: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Mark the answers true or false as follows:</w:t>
      </w:r>
    </w:p>
    <w:p>
      <w:pPr>
        <w:numPr>
          <w:ilvl w:val="0"/>
          <w:numId w:val="0"/>
        </w:numPr>
        <w:rPr>
          <w:rFonts w:hint="eastAsia"/>
          <w:lang w:val="en-US" w:eastAsia="zh-CN"/>
        </w:rPr>
      </w:pPr>
      <w:r>
        <w:rPr>
          <w:rFonts w:hint="eastAsia"/>
          <w:lang w:val="en-US" w:eastAsia="zh-CN"/>
        </w:rPr>
        <w:t>(21)A P2P network establishes a single portal through which communication is managed.（</w:t>
      </w:r>
      <w:r>
        <w:rPr>
          <w:rFonts w:hint="eastAsia"/>
          <w:color w:val="FF0000"/>
          <w:lang w:val="en-US" w:eastAsia="zh-CN"/>
        </w:rPr>
        <w:t>F</w:t>
      </w:r>
      <w:r>
        <w:rPr>
          <w:rFonts w:hint="eastAsia"/>
          <w:color w:val="auto"/>
          <w:lang w:val="en-US" w:eastAsia="zh-CN"/>
        </w:rPr>
        <w:t>）</w:t>
      </w:r>
    </w:p>
    <w:p>
      <w:pPr>
        <w:numPr>
          <w:ilvl w:val="0"/>
          <w:numId w:val="0"/>
        </w:numPr>
        <w:rPr>
          <w:rFonts w:hint="eastAsia"/>
          <w:lang w:val="en-US" w:eastAsia="zh-CN"/>
        </w:rPr>
      </w:pPr>
      <w:r>
        <w:rPr>
          <w:rFonts w:hint="eastAsia"/>
          <w:lang w:val="en-US" w:eastAsia="zh-CN"/>
        </w:rPr>
        <w:t>(22)A port is a numeric designation that corresponds to a particular high-level protocol.（</w:t>
      </w:r>
      <w:r>
        <w:rPr>
          <w:rFonts w:hint="eastAsia"/>
          <w:color w:val="FF0000"/>
          <w:lang w:val="en-US" w:eastAsia="zh-CN"/>
        </w:rPr>
        <w:t>T</w:t>
      </w:r>
      <w:r>
        <w:rPr>
          <w:rFonts w:hint="eastAsia"/>
          <w:color w:val="auto"/>
          <w:lang w:val="en-US" w:eastAsia="zh-CN"/>
        </w:rPr>
        <w:t>）</w:t>
      </w:r>
    </w:p>
    <w:p>
      <w:pPr>
        <w:numPr>
          <w:ilvl w:val="0"/>
          <w:numId w:val="0"/>
        </w:numPr>
        <w:rPr>
          <w:rFonts w:hint="eastAsia"/>
          <w:lang w:val="en-US" w:eastAsia="zh-CN"/>
        </w:rPr>
      </w:pPr>
      <w:r>
        <w:rPr>
          <w:rFonts w:hint="eastAsia"/>
          <w:lang w:val="en-US" w:eastAsia="zh-CN"/>
        </w:rPr>
        <w:t>(23)A firewall protects a local-area network from physical damage.（</w:t>
      </w:r>
      <w:r>
        <w:rPr>
          <w:rFonts w:hint="eastAsia"/>
          <w:color w:val="FF0000"/>
          <w:lang w:val="en-US" w:eastAsia="zh-CN"/>
        </w:rPr>
        <w:t>F</w:t>
      </w:r>
      <w:r>
        <w:rPr>
          <w:rFonts w:hint="eastAsia"/>
          <w:color w:val="auto"/>
          <w:lang w:val="en-US" w:eastAsia="zh-CN"/>
        </w:rPr>
        <w:t>）</w:t>
      </w:r>
    </w:p>
    <w:p>
      <w:pPr>
        <w:numPr>
          <w:ilvl w:val="0"/>
          <w:numId w:val="0"/>
        </w:numPr>
        <w:rPr>
          <w:rFonts w:hint="eastAsia"/>
          <w:lang w:val="en-US" w:eastAsia="zh-CN"/>
        </w:rPr>
      </w:pPr>
      <w:r>
        <w:rPr>
          <w:rFonts w:hint="eastAsia"/>
          <w:lang w:val="en-US" w:eastAsia="zh-CN"/>
        </w:rPr>
        <w:t>(24)Each company can establish its own access control policy.（</w:t>
      </w:r>
      <w:r>
        <w:rPr>
          <w:rFonts w:hint="eastAsia"/>
          <w:color w:val="FF0000"/>
          <w:lang w:val="en-US" w:eastAsia="zh-CN"/>
        </w:rPr>
        <w:t>T</w:t>
      </w:r>
      <w:r>
        <w:rPr>
          <w:rFonts w:hint="eastAsia"/>
          <w:color w:val="auto"/>
          <w:lang w:val="en-US" w:eastAsia="zh-CN"/>
        </w:rPr>
        <w:t>）</w:t>
      </w:r>
    </w:p>
    <w:p>
      <w:pPr>
        <w:numPr>
          <w:ilvl w:val="0"/>
          <w:numId w:val="0"/>
        </w:numPr>
        <w:rPr>
          <w:rFonts w:hint="default"/>
          <w:color w:val="auto"/>
          <w:lang w:val="en-US" w:eastAsia="zh-CN"/>
        </w:rPr>
      </w:pPr>
      <w:r>
        <w:rPr>
          <w:rFonts w:hint="eastAsia"/>
          <w:lang w:val="en-US" w:eastAsia="zh-CN"/>
        </w:rPr>
        <w:t>(25)A TV cable company cannot also be an Internet service provider.（</w:t>
      </w:r>
      <w:r>
        <w:rPr>
          <w:rFonts w:hint="eastAsia"/>
          <w:color w:val="FF0000"/>
          <w:lang w:val="en-US" w:eastAsia="zh-CN"/>
        </w:rPr>
        <w:t>F</w:t>
      </w:r>
      <w:r>
        <w:rPr>
          <w:rFonts w:hint="eastAsia"/>
          <w:color w:val="auto"/>
          <w:lang w:val="en-US" w:eastAsia="zh-CN"/>
        </w:rPr>
        <w:t>）</w:t>
      </w:r>
    </w:p>
    <w:p>
      <w:pPr>
        <w:numPr>
          <w:ilvl w:val="0"/>
          <w:numId w:val="0"/>
        </w:numPr>
        <w:rPr>
          <w:rFonts w:hint="eastAsia"/>
          <w:lang w:val="en-US" w:eastAsia="zh-CN"/>
        </w:rPr>
      </w:pPr>
      <w:r>
        <w:rPr>
          <w:rFonts w:hint="eastAsia"/>
          <w:lang w:val="en-US" w:eastAsia="zh-CN"/>
        </w:rPr>
        <w:t>(26)Some top-level domains are based on the country in which the registering organization is based.（</w:t>
      </w:r>
      <w:r>
        <w:rPr>
          <w:rFonts w:hint="eastAsia"/>
          <w:color w:val="FF0000"/>
          <w:lang w:val="en-US" w:eastAsia="zh-CN"/>
        </w:rPr>
        <w:t>T</w:t>
      </w:r>
      <w:r>
        <w:rPr>
          <w:rFonts w:hint="eastAsia"/>
          <w:color w:val="auto"/>
          <w:lang w:val="en-US" w:eastAsia="zh-CN"/>
        </w:rPr>
        <w:t>）</w:t>
      </w:r>
    </w:p>
    <w:p>
      <w:pPr>
        <w:numPr>
          <w:ilvl w:val="0"/>
          <w:numId w:val="0"/>
        </w:numPr>
        <w:rPr>
          <w:rFonts w:hint="eastAsia"/>
          <w:lang w:val="en-US" w:eastAsia="zh-CN"/>
        </w:rPr>
      </w:pPr>
      <w:r>
        <w:rPr>
          <w:rFonts w:hint="eastAsia"/>
          <w:lang w:val="en-US" w:eastAsia="zh-CN"/>
        </w:rPr>
        <w:t>(27)There are now hundreds of top-level domains in the domain name system.（</w:t>
      </w:r>
      <w:r>
        <w:rPr>
          <w:rFonts w:hint="eastAsia"/>
          <w:color w:val="FF0000"/>
          <w:lang w:val="en-US" w:eastAsia="zh-CN"/>
        </w:rPr>
        <w:t>T</w:t>
      </w:r>
      <w:r>
        <w:rPr>
          <w:rFonts w:hint="eastAsia"/>
          <w:color w:val="auto"/>
          <w:lang w:val="en-US" w:eastAsia="zh-CN"/>
        </w:rPr>
        <w:t>）</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sz w:val="30"/>
          <w:szCs w:val="30"/>
          <w:lang w:val="en-US" w:eastAsia="zh-CN"/>
        </w:rPr>
      </w:pPr>
      <w:r>
        <w:rPr>
          <w:rFonts w:hint="eastAsia"/>
          <w:sz w:val="30"/>
          <w:szCs w:val="30"/>
          <w:lang w:val="en-US" w:eastAsia="zh-CN"/>
        </w:rPr>
        <w:t>选择题</w:t>
      </w:r>
    </w:p>
    <w:p>
      <w:pPr>
        <w:numPr>
          <w:ilvl w:val="0"/>
          <w:numId w:val="39"/>
        </w:numPr>
        <w:rPr>
          <w:rFonts w:hint="default"/>
          <w:lang w:val="en-US" w:eastAsia="zh-CN"/>
        </w:rPr>
      </w:pPr>
      <w:r>
        <w:rPr>
          <w:rFonts w:hint="default"/>
          <w:lang w:val="en-US" w:eastAsia="zh-CN"/>
        </w:rPr>
        <w:t xml:space="preserve"> The biggest advantage of computer network is (</w:t>
      </w:r>
      <w:r>
        <w:rPr>
          <w:rFonts w:hint="eastAsia"/>
          <w:lang w:val="en-US" w:eastAsia="zh-CN"/>
        </w:rPr>
        <w:t xml:space="preserve"> </w:t>
      </w:r>
      <w:r>
        <w:rPr>
          <w:rFonts w:hint="eastAsia"/>
          <w:highlight w:val="yellow"/>
          <w:lang w:val="en-US" w:eastAsia="zh-CN"/>
        </w:rPr>
        <w:t>A</w:t>
      </w:r>
      <w:r>
        <w:rPr>
          <w:rFonts w:hint="default"/>
          <w:lang w:val="en-US" w:eastAsia="zh-CN"/>
        </w:rPr>
        <w:t xml:space="preserve"> )</w:t>
      </w:r>
    </w:p>
    <w:p>
      <w:pPr>
        <w:numPr>
          <w:ilvl w:val="0"/>
          <w:numId w:val="0"/>
        </w:numPr>
        <w:ind w:firstLine="420" w:firstLineChars="200"/>
        <w:rPr>
          <w:rFonts w:hint="default"/>
          <w:lang w:val="en-US" w:eastAsia="zh-CN"/>
        </w:rPr>
      </w:pPr>
      <w:r>
        <w:rPr>
          <w:rFonts w:hint="default"/>
          <w:lang w:val="en-US" w:eastAsia="zh-CN"/>
        </w:rPr>
        <w:t>A. file-sharing</w:t>
      </w:r>
    </w:p>
    <w:p>
      <w:pPr>
        <w:numPr>
          <w:ilvl w:val="0"/>
          <w:numId w:val="0"/>
        </w:numPr>
        <w:ind w:firstLine="420" w:firstLineChars="200"/>
        <w:rPr>
          <w:rFonts w:hint="default"/>
          <w:lang w:val="en-US" w:eastAsia="zh-CN"/>
        </w:rPr>
      </w:pPr>
      <w:r>
        <w:rPr>
          <w:rFonts w:hint="default"/>
          <w:lang w:val="en-US" w:eastAsia="zh-CN"/>
        </w:rPr>
        <w:t>B. enlarging capacity</w:t>
      </w:r>
    </w:p>
    <w:p>
      <w:pPr>
        <w:numPr>
          <w:ilvl w:val="0"/>
          <w:numId w:val="0"/>
        </w:numPr>
        <w:ind w:firstLine="420" w:firstLineChars="200"/>
        <w:rPr>
          <w:rFonts w:hint="default"/>
          <w:lang w:val="en-US" w:eastAsia="zh-CN"/>
        </w:rPr>
      </w:pPr>
      <w:r>
        <w:rPr>
          <w:rFonts w:hint="default"/>
          <w:lang w:val="en-US" w:eastAsia="zh-CN"/>
        </w:rPr>
        <w:t>C. efficient calculation</w:t>
      </w:r>
    </w:p>
    <w:p>
      <w:pPr>
        <w:numPr>
          <w:ilvl w:val="0"/>
          <w:numId w:val="0"/>
        </w:numPr>
        <w:ind w:firstLine="420" w:firstLineChars="200"/>
        <w:rPr>
          <w:rFonts w:hint="default"/>
          <w:lang w:val="en-US" w:eastAsia="zh-CN"/>
        </w:rPr>
      </w:pPr>
      <w:r>
        <w:rPr>
          <w:rFonts w:hint="default"/>
          <w:lang w:val="en-US" w:eastAsia="zh-CN"/>
        </w:rPr>
        <w:t xml:space="preserve">D. saving </w:t>
      </w:r>
      <w:r>
        <w:rPr>
          <w:rFonts w:hint="eastAsia"/>
          <w:lang w:val="en-US" w:eastAsia="zh-CN"/>
        </w:rPr>
        <w:t>manpower</w:t>
      </w:r>
    </w:p>
    <w:p>
      <w:pPr>
        <w:numPr>
          <w:ilvl w:val="0"/>
          <w:numId w:val="0"/>
        </w:numPr>
        <w:rPr>
          <w:rFonts w:hint="default"/>
          <w:lang w:val="en-US" w:eastAsia="zh-CN"/>
        </w:rPr>
      </w:pPr>
    </w:p>
    <w:p>
      <w:pPr>
        <w:numPr>
          <w:ilvl w:val="0"/>
          <w:numId w:val="40"/>
        </w:numPr>
        <w:ind w:left="0" w:leftChars="0" w:firstLine="0" w:firstLineChars="0"/>
        <w:rPr>
          <w:rFonts w:hint="default"/>
          <w:lang w:val="en-US" w:eastAsia="zh-CN"/>
        </w:rPr>
      </w:pPr>
      <w:r>
        <w:rPr>
          <w:rFonts w:hint="eastAsia"/>
          <w:lang w:val="en-US" w:eastAsia="zh-CN"/>
        </w:rPr>
        <w:t>Which of the following</w:t>
      </w:r>
      <w:r>
        <w:rPr>
          <w:rFonts w:hint="default"/>
          <w:lang w:val="en-US" w:eastAsia="zh-CN"/>
        </w:rPr>
        <w:t xml:space="preserve"> service </w:t>
      </w:r>
      <w:r>
        <w:rPr>
          <w:rFonts w:hint="eastAsia"/>
          <w:lang w:val="en-US" w:eastAsia="zh-CN"/>
        </w:rPr>
        <w:t>is not provided by</w:t>
      </w:r>
      <w:r>
        <w:rPr>
          <w:rFonts w:hint="default"/>
          <w:lang w:val="en-US" w:eastAsia="zh-CN"/>
        </w:rPr>
        <w:t xml:space="preserve"> Internet ( </w:t>
      </w:r>
      <w:r>
        <w:rPr>
          <w:rFonts w:hint="eastAsia"/>
          <w:highlight w:val="yellow"/>
          <w:lang w:val="en-US" w:eastAsia="zh-CN"/>
        </w:rPr>
        <w:t>D</w:t>
      </w:r>
      <w:r>
        <w:rPr>
          <w:rFonts w:hint="default"/>
          <w:lang w:val="en-US" w:eastAsia="zh-CN"/>
        </w:rPr>
        <w:t xml:space="preserve"> )</w:t>
      </w:r>
    </w:p>
    <w:p>
      <w:pPr>
        <w:numPr>
          <w:ilvl w:val="0"/>
          <w:numId w:val="0"/>
        </w:numPr>
        <w:rPr>
          <w:rFonts w:hint="default"/>
          <w:lang w:val="en-US" w:eastAsia="zh-CN"/>
        </w:rPr>
      </w:pPr>
      <w:r>
        <w:rPr>
          <w:rFonts w:hint="default"/>
          <w:lang w:val="en-US" w:eastAsia="zh-CN"/>
        </w:rPr>
        <w:t>       A. searching information</w:t>
      </w:r>
    </w:p>
    <w:p>
      <w:pPr>
        <w:numPr>
          <w:ilvl w:val="0"/>
          <w:numId w:val="0"/>
        </w:numPr>
        <w:rPr>
          <w:rFonts w:hint="default"/>
          <w:lang w:val="en-US" w:eastAsia="zh-CN"/>
        </w:rPr>
      </w:pPr>
      <w:r>
        <w:rPr>
          <w:rFonts w:hint="default"/>
          <w:lang w:val="en-US" w:eastAsia="zh-CN"/>
        </w:rPr>
        <w:t xml:space="preserve">       B. </w:t>
      </w:r>
      <w:r>
        <w:rPr>
          <w:rFonts w:hint="eastAsia"/>
          <w:lang w:val="en-US" w:eastAsia="zh-CN"/>
        </w:rPr>
        <w:t>online</w:t>
      </w:r>
      <w:r>
        <w:rPr>
          <w:rFonts w:hint="default"/>
          <w:lang w:val="en-US" w:eastAsia="zh-CN"/>
        </w:rPr>
        <w:t xml:space="preserve"> games</w:t>
      </w:r>
    </w:p>
    <w:p>
      <w:pPr>
        <w:numPr>
          <w:ilvl w:val="0"/>
          <w:numId w:val="0"/>
        </w:numPr>
        <w:rPr>
          <w:rFonts w:hint="default"/>
          <w:lang w:val="en-US" w:eastAsia="zh-CN"/>
        </w:rPr>
      </w:pPr>
      <w:r>
        <w:rPr>
          <w:rFonts w:hint="default"/>
          <w:lang w:val="en-US" w:eastAsia="zh-CN"/>
        </w:rPr>
        <w:t>       C. telnet</w:t>
      </w:r>
    </w:p>
    <w:p>
      <w:pPr>
        <w:numPr>
          <w:ilvl w:val="0"/>
          <w:numId w:val="0"/>
        </w:numPr>
        <w:rPr>
          <w:rFonts w:hint="default"/>
          <w:lang w:val="en-US" w:eastAsia="zh-CN"/>
        </w:rPr>
      </w:pPr>
      <w:r>
        <w:rPr>
          <w:rFonts w:hint="default"/>
          <w:lang w:val="en-US" w:eastAsia="zh-CN"/>
        </w:rPr>
        <w:t>       D. multi-media making</w:t>
      </w:r>
    </w:p>
    <w:p>
      <w:pPr>
        <w:numPr>
          <w:ilvl w:val="0"/>
          <w:numId w:val="0"/>
        </w:numPr>
        <w:rPr>
          <w:rFonts w:hint="default"/>
          <w:lang w:val="en-US" w:eastAsia="zh-CN"/>
        </w:rPr>
      </w:pPr>
      <w:r>
        <w:rPr>
          <w:rFonts w:hint="default"/>
          <w:lang w:val="en-US" w:eastAsia="zh-CN"/>
        </w:rPr>
        <w:t> </w:t>
      </w:r>
    </w:p>
    <w:p>
      <w:pPr>
        <w:numPr>
          <w:ilvl w:val="0"/>
          <w:numId w:val="40"/>
        </w:numPr>
        <w:ind w:left="0" w:leftChars="0" w:firstLine="0" w:firstLineChars="0"/>
        <w:rPr>
          <w:rFonts w:hint="default"/>
          <w:lang w:val="en-US" w:eastAsia="zh-CN"/>
        </w:rPr>
      </w:pPr>
      <w:r>
        <w:rPr>
          <w:rFonts w:hint="default"/>
          <w:lang w:val="en-US" w:eastAsia="zh-CN"/>
        </w:rPr>
        <w:t xml:space="preserve"> Which </w:t>
      </w:r>
      <w:r>
        <w:rPr>
          <w:rFonts w:hint="eastAsia"/>
          <w:lang w:val="en-US" w:eastAsia="zh-CN"/>
        </w:rPr>
        <w:t>device</w:t>
      </w:r>
      <w:r>
        <w:rPr>
          <w:rFonts w:hint="default"/>
          <w:lang w:val="en-US" w:eastAsia="zh-CN"/>
        </w:rPr>
        <w:t xml:space="preserve"> is used in the chosen of data transfer paths when two different kinds of Internet connected with each other ( </w:t>
      </w:r>
      <w:r>
        <w:rPr>
          <w:rFonts w:hint="eastAsia"/>
          <w:highlight w:val="yellow"/>
          <w:lang w:val="en-US" w:eastAsia="zh-CN"/>
        </w:rPr>
        <w:t>C</w:t>
      </w:r>
      <w:r>
        <w:rPr>
          <w:rFonts w:hint="default"/>
          <w:lang w:val="en-US" w:eastAsia="zh-CN"/>
        </w:rPr>
        <w:t xml:space="preserve"> )</w:t>
      </w:r>
    </w:p>
    <w:p>
      <w:pPr>
        <w:numPr>
          <w:ilvl w:val="0"/>
          <w:numId w:val="0"/>
        </w:numPr>
        <w:rPr>
          <w:rFonts w:hint="default"/>
          <w:lang w:val="en-US" w:eastAsia="zh-CN"/>
        </w:rPr>
      </w:pPr>
      <w:r>
        <w:rPr>
          <w:rFonts w:hint="default"/>
          <w:lang w:val="en-US" w:eastAsia="zh-CN"/>
        </w:rPr>
        <w:t>       A. Bridge</w:t>
      </w:r>
    </w:p>
    <w:p>
      <w:pPr>
        <w:numPr>
          <w:ilvl w:val="0"/>
          <w:numId w:val="0"/>
        </w:numPr>
        <w:rPr>
          <w:rFonts w:hint="default"/>
          <w:lang w:val="en-US" w:eastAsia="zh-CN"/>
        </w:rPr>
      </w:pPr>
      <w:r>
        <w:rPr>
          <w:rFonts w:hint="default"/>
          <w:lang w:val="en-US" w:eastAsia="zh-CN"/>
        </w:rPr>
        <w:t>       B. HUB</w:t>
      </w:r>
    </w:p>
    <w:p>
      <w:pPr>
        <w:numPr>
          <w:ilvl w:val="0"/>
          <w:numId w:val="0"/>
        </w:numPr>
        <w:rPr>
          <w:rFonts w:hint="default"/>
          <w:lang w:val="en-US" w:eastAsia="zh-CN"/>
        </w:rPr>
      </w:pPr>
      <w:r>
        <w:rPr>
          <w:rFonts w:hint="default"/>
          <w:lang w:val="en-US" w:eastAsia="zh-CN"/>
        </w:rPr>
        <w:t>       C. Router</w:t>
      </w:r>
    </w:p>
    <w:p>
      <w:pPr>
        <w:numPr>
          <w:ilvl w:val="0"/>
          <w:numId w:val="0"/>
        </w:numPr>
        <w:rPr>
          <w:rFonts w:hint="default"/>
          <w:lang w:val="en-US" w:eastAsia="zh-CN"/>
        </w:rPr>
      </w:pPr>
      <w:r>
        <w:rPr>
          <w:rFonts w:hint="default"/>
          <w:lang w:val="en-US" w:eastAsia="zh-CN"/>
        </w:rPr>
        <w:t>       D. Switch</w:t>
      </w:r>
    </w:p>
    <w:p>
      <w:pPr>
        <w:numPr>
          <w:ilvl w:val="0"/>
          <w:numId w:val="0"/>
        </w:numPr>
        <w:rPr>
          <w:rFonts w:hint="default"/>
          <w:lang w:val="en-US" w:eastAsia="zh-CN"/>
        </w:rPr>
      </w:pPr>
      <w:r>
        <w:rPr>
          <w:rFonts w:hint="default"/>
          <w:lang w:val="en-US" w:eastAsia="zh-CN"/>
        </w:rPr>
        <w:t> </w:t>
      </w:r>
    </w:p>
    <w:p>
      <w:pPr>
        <w:numPr>
          <w:ilvl w:val="0"/>
          <w:numId w:val="40"/>
        </w:numPr>
        <w:ind w:left="0" w:leftChars="0" w:firstLine="0" w:firstLineChars="0"/>
        <w:rPr>
          <w:rFonts w:hint="default"/>
          <w:lang w:val="en-US" w:eastAsia="zh-CN"/>
        </w:rPr>
      </w:pPr>
      <w:r>
        <w:rPr>
          <w:rFonts w:hint="default"/>
          <w:lang w:val="en-US" w:eastAsia="zh-CN"/>
        </w:rPr>
        <w:t xml:space="preserve"> The communication between LANs obey</w:t>
      </w:r>
      <w:r>
        <w:rPr>
          <w:rFonts w:hint="eastAsia"/>
          <w:lang w:val="en-US" w:eastAsia="zh-CN"/>
        </w:rPr>
        <w:t>s</w:t>
      </w:r>
      <w:r>
        <w:rPr>
          <w:rFonts w:hint="default"/>
          <w:lang w:val="en-US" w:eastAsia="zh-CN"/>
        </w:rPr>
        <w:t xml:space="preserve"> a certain kind of rules, which is called as ( </w:t>
      </w:r>
      <w:r>
        <w:rPr>
          <w:rFonts w:hint="eastAsia"/>
          <w:highlight w:val="yellow"/>
          <w:lang w:val="en-US" w:eastAsia="zh-CN"/>
        </w:rPr>
        <w:t>D</w:t>
      </w:r>
      <w:r>
        <w:rPr>
          <w:rFonts w:hint="default"/>
          <w:lang w:val="en-US" w:eastAsia="zh-CN"/>
        </w:rPr>
        <w:t xml:space="preserve"> )</w:t>
      </w:r>
    </w:p>
    <w:p>
      <w:pPr>
        <w:numPr>
          <w:ilvl w:val="0"/>
          <w:numId w:val="0"/>
        </w:numPr>
        <w:rPr>
          <w:rFonts w:hint="default"/>
          <w:lang w:val="en-US" w:eastAsia="zh-CN"/>
        </w:rPr>
      </w:pPr>
      <w:r>
        <w:rPr>
          <w:rFonts w:hint="default"/>
          <w:lang w:val="en-US" w:eastAsia="zh-CN"/>
        </w:rPr>
        <w:t>       A. Configuration</w:t>
      </w:r>
    </w:p>
    <w:p>
      <w:pPr>
        <w:numPr>
          <w:ilvl w:val="0"/>
          <w:numId w:val="0"/>
        </w:numPr>
        <w:rPr>
          <w:rFonts w:hint="default"/>
          <w:lang w:val="en-US" w:eastAsia="zh-CN"/>
        </w:rPr>
      </w:pPr>
      <w:r>
        <w:rPr>
          <w:rFonts w:hint="default"/>
          <w:lang w:val="en-US" w:eastAsia="zh-CN"/>
        </w:rPr>
        <w:t>       B. Command</w:t>
      </w:r>
    </w:p>
    <w:p>
      <w:pPr>
        <w:numPr>
          <w:ilvl w:val="0"/>
          <w:numId w:val="0"/>
        </w:numPr>
        <w:rPr>
          <w:rFonts w:hint="default"/>
          <w:lang w:val="en-US" w:eastAsia="zh-CN"/>
        </w:rPr>
      </w:pPr>
      <w:r>
        <w:rPr>
          <w:rFonts w:hint="default"/>
          <w:lang w:val="en-US" w:eastAsia="zh-CN"/>
        </w:rPr>
        <w:t>       C. Asynchronous transmission</w:t>
      </w:r>
    </w:p>
    <w:p>
      <w:pPr>
        <w:numPr>
          <w:ilvl w:val="0"/>
          <w:numId w:val="0"/>
        </w:numPr>
        <w:rPr>
          <w:rFonts w:hint="default"/>
          <w:lang w:val="en-US" w:eastAsia="zh-CN"/>
        </w:rPr>
      </w:pPr>
      <w:r>
        <w:rPr>
          <w:rFonts w:hint="default"/>
          <w:lang w:val="en-US" w:eastAsia="zh-CN"/>
        </w:rPr>
        <w:t>       D. Protocol</w:t>
      </w:r>
    </w:p>
    <w:p>
      <w:pPr>
        <w:numPr>
          <w:ilvl w:val="0"/>
          <w:numId w:val="0"/>
        </w:numPr>
        <w:rPr>
          <w:rFonts w:hint="default"/>
          <w:lang w:val="en-US" w:eastAsia="zh-CN"/>
        </w:rPr>
      </w:pPr>
    </w:p>
    <w:p>
      <w:pPr>
        <w:numPr>
          <w:ilvl w:val="0"/>
          <w:numId w:val="40"/>
        </w:numPr>
        <w:ind w:left="0" w:leftChars="0" w:firstLine="0" w:firstLineChars="0"/>
        <w:rPr>
          <w:rFonts w:hint="default"/>
          <w:lang w:val="en-US" w:eastAsia="zh-CN"/>
        </w:rPr>
      </w:pPr>
      <w:r>
        <w:rPr>
          <w:rFonts w:hint="default"/>
          <w:lang w:val="en-US" w:eastAsia="zh-CN"/>
        </w:rPr>
        <w:t xml:space="preserve"> IP </w:t>
      </w:r>
      <w:r>
        <w:rPr>
          <w:rFonts w:hint="eastAsia"/>
          <w:lang w:val="en-US" w:eastAsia="zh-CN"/>
        </w:rPr>
        <w:t>stands for</w:t>
      </w:r>
      <w:r>
        <w:rPr>
          <w:rFonts w:hint="default"/>
          <w:lang w:val="en-US" w:eastAsia="zh-CN"/>
        </w:rPr>
        <w:t xml:space="preserve"> (</w:t>
      </w:r>
      <w:r>
        <w:rPr>
          <w:rFonts w:hint="eastAsia"/>
          <w:lang w:val="en-US" w:eastAsia="zh-CN"/>
        </w:rPr>
        <w:t xml:space="preserve"> </w:t>
      </w:r>
      <w:r>
        <w:rPr>
          <w:rFonts w:hint="eastAsia"/>
          <w:highlight w:val="yellow"/>
          <w:lang w:val="en-US" w:eastAsia="zh-CN"/>
        </w:rPr>
        <w:t>A</w:t>
      </w:r>
      <w:r>
        <w:rPr>
          <w:rFonts w:hint="eastAsia"/>
          <w:lang w:val="en-US" w:eastAsia="zh-CN"/>
        </w:rPr>
        <w:t xml:space="preserve"> </w:t>
      </w:r>
      <w:r>
        <w:rPr>
          <w:rFonts w:hint="default"/>
          <w:lang w:val="en-US" w:eastAsia="zh-CN"/>
        </w:rPr>
        <w:t>)</w:t>
      </w:r>
    </w:p>
    <w:p>
      <w:pPr>
        <w:numPr>
          <w:ilvl w:val="0"/>
          <w:numId w:val="0"/>
        </w:numPr>
        <w:rPr>
          <w:rFonts w:hint="default"/>
          <w:lang w:val="en-US" w:eastAsia="zh-CN"/>
        </w:rPr>
      </w:pPr>
      <w:r>
        <w:rPr>
          <w:rFonts w:hint="default"/>
          <w:lang w:val="en-US" w:eastAsia="zh-CN"/>
        </w:rPr>
        <w:t>       A. Internetwork protocol</w:t>
      </w:r>
    </w:p>
    <w:p>
      <w:pPr>
        <w:numPr>
          <w:ilvl w:val="0"/>
          <w:numId w:val="0"/>
        </w:numPr>
        <w:rPr>
          <w:rFonts w:hint="default"/>
          <w:lang w:val="en-US" w:eastAsia="zh-CN"/>
        </w:rPr>
      </w:pPr>
      <w:r>
        <w:rPr>
          <w:rFonts w:hint="default"/>
          <w:lang w:val="en-US" w:eastAsia="zh-CN"/>
        </w:rPr>
        <w:t>       B. TCP</w:t>
      </w:r>
    </w:p>
    <w:p>
      <w:pPr>
        <w:numPr>
          <w:ilvl w:val="0"/>
          <w:numId w:val="0"/>
        </w:numPr>
        <w:rPr>
          <w:rFonts w:hint="default"/>
          <w:lang w:val="en-US" w:eastAsia="zh-CN"/>
        </w:rPr>
      </w:pPr>
      <w:r>
        <w:rPr>
          <w:rFonts w:hint="default"/>
          <w:lang w:val="en-US" w:eastAsia="zh-CN"/>
        </w:rPr>
        <w:t>       C. Simple Network Management Protocol</w:t>
      </w:r>
    </w:p>
    <w:p>
      <w:pPr>
        <w:numPr>
          <w:ilvl w:val="0"/>
          <w:numId w:val="0"/>
        </w:numPr>
        <w:rPr>
          <w:rFonts w:hint="default"/>
          <w:lang w:val="en-US" w:eastAsia="zh-CN"/>
        </w:rPr>
      </w:pPr>
      <w:r>
        <w:rPr>
          <w:rFonts w:hint="default"/>
          <w:lang w:val="en-US" w:eastAsia="zh-CN"/>
        </w:rPr>
        <w:t>       D. Telnet</w:t>
      </w:r>
    </w:p>
    <w:p>
      <w:pPr>
        <w:numPr>
          <w:ilvl w:val="0"/>
          <w:numId w:val="0"/>
        </w:numPr>
        <w:rPr>
          <w:rFonts w:hint="default"/>
          <w:lang w:val="en-US" w:eastAsia="zh-CN"/>
        </w:rPr>
      </w:pPr>
      <w:r>
        <w:rPr>
          <w:rFonts w:hint="default"/>
          <w:lang w:val="en-US" w:eastAsia="zh-CN"/>
        </w:rPr>
        <w:t> </w:t>
      </w:r>
    </w:p>
    <w:p>
      <w:pPr>
        <w:numPr>
          <w:ilvl w:val="0"/>
          <w:numId w:val="40"/>
        </w:numPr>
        <w:ind w:left="0" w:leftChars="0" w:firstLine="0" w:firstLineChars="0"/>
        <w:rPr>
          <w:rFonts w:hint="default"/>
          <w:lang w:val="en-US" w:eastAsia="zh-CN"/>
        </w:rPr>
      </w:pPr>
      <w:r>
        <w:rPr>
          <w:rFonts w:hint="default"/>
          <w:lang w:val="en-US" w:eastAsia="zh-CN"/>
        </w:rPr>
        <w:t>Top-level domain “.com” shows that this domain belongs to ( </w:t>
      </w:r>
      <w:r>
        <w:rPr>
          <w:rFonts w:hint="eastAsia"/>
          <w:highlight w:val="yellow"/>
          <w:lang w:val="en-US" w:eastAsia="zh-CN"/>
        </w:rPr>
        <w:t>D</w:t>
      </w:r>
      <w:r>
        <w:rPr>
          <w:rFonts w:hint="default"/>
          <w:lang w:val="en-US" w:eastAsia="zh-CN"/>
        </w:rPr>
        <w:t xml:space="preserve"> )</w:t>
      </w:r>
    </w:p>
    <w:p>
      <w:pPr>
        <w:numPr>
          <w:ilvl w:val="0"/>
          <w:numId w:val="0"/>
        </w:numPr>
        <w:rPr>
          <w:rFonts w:hint="default"/>
          <w:lang w:val="en-US" w:eastAsia="zh-CN"/>
        </w:rPr>
      </w:pPr>
      <w:r>
        <w:rPr>
          <w:rFonts w:hint="default"/>
          <w:lang w:val="en-US" w:eastAsia="zh-CN"/>
        </w:rPr>
        <w:t>       A.</w:t>
      </w:r>
      <w:r>
        <w:rPr>
          <w:rFonts w:hint="eastAsia"/>
          <w:lang w:val="en-US" w:eastAsia="zh-CN"/>
        </w:rPr>
        <w:t xml:space="preserve"> </w:t>
      </w:r>
      <w:r>
        <w:rPr>
          <w:rFonts w:hint="default"/>
          <w:lang w:val="en-US" w:eastAsia="zh-CN"/>
        </w:rPr>
        <w:t>International organization</w:t>
      </w:r>
    </w:p>
    <w:p>
      <w:pPr>
        <w:numPr>
          <w:ilvl w:val="0"/>
          <w:numId w:val="0"/>
        </w:numPr>
        <w:rPr>
          <w:rFonts w:hint="default"/>
          <w:lang w:val="en-US" w:eastAsia="zh-CN"/>
        </w:rPr>
      </w:pPr>
      <w:r>
        <w:rPr>
          <w:rFonts w:hint="default"/>
          <w:lang w:val="en-US" w:eastAsia="zh-CN"/>
        </w:rPr>
        <w:t>       B. Education system</w:t>
      </w:r>
    </w:p>
    <w:p>
      <w:pPr>
        <w:numPr>
          <w:ilvl w:val="0"/>
          <w:numId w:val="0"/>
        </w:numPr>
        <w:rPr>
          <w:rFonts w:hint="default"/>
          <w:lang w:val="en-US" w:eastAsia="zh-CN"/>
        </w:rPr>
      </w:pPr>
      <w:r>
        <w:rPr>
          <w:rFonts w:hint="default"/>
          <w:lang w:val="en-US" w:eastAsia="zh-CN"/>
        </w:rPr>
        <w:t>       C. Government</w:t>
      </w:r>
    </w:p>
    <w:p>
      <w:pPr>
        <w:numPr>
          <w:ilvl w:val="0"/>
          <w:numId w:val="0"/>
        </w:numPr>
        <w:rPr>
          <w:rFonts w:hint="default"/>
          <w:lang w:val="en-US" w:eastAsia="zh-CN"/>
        </w:rPr>
      </w:pPr>
      <w:r>
        <w:rPr>
          <w:rFonts w:hint="default"/>
          <w:lang w:val="en-US" w:eastAsia="zh-CN"/>
        </w:rPr>
        <w:t>       D. Commercial Institution</w:t>
      </w:r>
    </w:p>
    <w:p>
      <w:pPr>
        <w:numPr>
          <w:ilvl w:val="0"/>
          <w:numId w:val="0"/>
        </w:numPr>
        <w:rPr>
          <w:rFonts w:hint="default"/>
          <w:lang w:val="en-US" w:eastAsia="zh-CN"/>
        </w:rPr>
      </w:pPr>
    </w:p>
    <w:p>
      <w:pPr>
        <w:numPr>
          <w:ilvl w:val="0"/>
          <w:numId w:val="40"/>
        </w:numPr>
        <w:ind w:left="0" w:leftChars="0" w:firstLine="0" w:firstLineChars="0"/>
        <w:rPr>
          <w:rFonts w:hint="default"/>
          <w:lang w:val="en-US" w:eastAsia="zh-CN"/>
        </w:rPr>
      </w:pPr>
      <w:r>
        <w:rPr>
          <w:rFonts w:hint="default"/>
          <w:lang w:val="en-US" w:eastAsia="zh-CN"/>
        </w:rPr>
        <w:t>A</w:t>
      </w:r>
      <w:r>
        <w:rPr>
          <w:rFonts w:hint="default"/>
          <w:u w:val="single"/>
          <w:lang w:val="en-US" w:eastAsia="zh-CN"/>
        </w:rPr>
        <w:t xml:space="preserve"> </w:t>
      </w:r>
      <w:r>
        <w:rPr>
          <w:rFonts w:hint="eastAsia"/>
          <w:u w:val="single"/>
          <w:lang w:val="en-US" w:eastAsia="zh-CN"/>
        </w:rPr>
        <w:t xml:space="preserve"> </w:t>
      </w:r>
      <w:r>
        <w:rPr>
          <w:rFonts w:hint="eastAsia"/>
          <w:color w:val="000000" w:themeColor="text1"/>
          <w:highlight w:val="yellow"/>
          <w:u w:val="single" w:color="000000" w:themeColor="text1"/>
          <w:lang w:val="en-US" w:eastAsia="zh-CN"/>
          <w14:textFill>
            <w14:solidFill>
              <w14:schemeClr w14:val="tx1"/>
            </w14:solidFill>
          </w14:textFill>
        </w:rPr>
        <w:t>B</w:t>
      </w:r>
      <w:r>
        <w:rPr>
          <w:rFonts w:hint="eastAsia"/>
          <w:u w:val="single"/>
          <w:lang w:val="en-US" w:eastAsia="zh-CN"/>
        </w:rPr>
        <w:t xml:space="preserve">  </w:t>
      </w:r>
      <w:r>
        <w:rPr>
          <w:rFonts w:hint="default"/>
          <w:lang w:val="en-US" w:eastAsia="zh-CN"/>
        </w:rPr>
        <w:t>is a set of rules that controls the interac</w:t>
      </w:r>
      <w:r>
        <w:rPr>
          <w:rFonts w:hint="default"/>
          <w:lang w:val="en-US" w:eastAsia="zh-CN"/>
        </w:rPr>
        <w:softHyphen/>
      </w:r>
      <w:r>
        <w:rPr>
          <w:rFonts w:hint="default"/>
          <w:lang w:val="en-US" w:eastAsia="zh-CN"/>
        </w:rPr>
        <w:t>tion of different devices in a network or internetwork.</w:t>
      </w:r>
      <w:bookmarkStart w:id="1" w:name="bookmark116"/>
      <w:bookmarkEnd w:id="1"/>
    </w:p>
    <w:p>
      <w:pPr>
        <w:numPr>
          <w:ilvl w:val="0"/>
          <w:numId w:val="0"/>
        </w:numPr>
        <w:rPr>
          <w:rFonts w:hint="default"/>
          <w:lang w:val="en-US" w:eastAsia="zh-CN"/>
        </w:rPr>
      </w:pPr>
      <w:r>
        <w:rPr>
          <w:rFonts w:hint="default"/>
          <w:lang w:val="en-US" w:eastAsia="zh-CN"/>
        </w:rPr>
        <w:t>       A.</w:t>
      </w:r>
      <w:r>
        <w:rPr>
          <w:rFonts w:hint="eastAsia"/>
          <w:lang w:val="en-US" w:eastAsia="zh-CN"/>
        </w:rPr>
        <w:t xml:space="preserve"> model</w:t>
      </w:r>
    </w:p>
    <w:p>
      <w:pPr>
        <w:numPr>
          <w:ilvl w:val="0"/>
          <w:numId w:val="0"/>
        </w:numPr>
        <w:rPr>
          <w:rFonts w:hint="default"/>
          <w:lang w:val="en-US" w:eastAsia="zh-CN"/>
        </w:rPr>
      </w:pPr>
      <w:r>
        <w:rPr>
          <w:rFonts w:hint="default"/>
          <w:lang w:val="en-US" w:eastAsia="zh-CN"/>
        </w:rPr>
        <w:t xml:space="preserve">       B. </w:t>
      </w:r>
      <w:r>
        <w:rPr>
          <w:rFonts w:hint="eastAsia"/>
          <w:lang w:val="en-US" w:eastAsia="zh-CN"/>
        </w:rPr>
        <w:t>protocol</w:t>
      </w:r>
    </w:p>
    <w:p>
      <w:pPr>
        <w:numPr>
          <w:ilvl w:val="0"/>
          <w:numId w:val="0"/>
        </w:numPr>
        <w:rPr>
          <w:rFonts w:hint="default"/>
          <w:lang w:val="en-US" w:eastAsia="zh-CN"/>
        </w:rPr>
      </w:pPr>
      <w:r>
        <w:rPr>
          <w:rFonts w:hint="default"/>
          <w:lang w:val="en-US" w:eastAsia="zh-CN"/>
        </w:rPr>
        <w:t xml:space="preserve">       C. </w:t>
      </w:r>
      <w:r>
        <w:rPr>
          <w:rFonts w:hint="eastAsia"/>
          <w:lang w:val="en-US" w:eastAsia="zh-CN"/>
        </w:rPr>
        <w:t>dialog</w:t>
      </w:r>
    </w:p>
    <w:p>
      <w:pPr>
        <w:numPr>
          <w:ilvl w:val="0"/>
          <w:numId w:val="0"/>
        </w:numPr>
        <w:rPr>
          <w:rFonts w:hint="default"/>
          <w:lang w:val="en-US" w:eastAsia="zh-CN"/>
        </w:rPr>
      </w:pPr>
      <w:r>
        <w:rPr>
          <w:rFonts w:hint="default"/>
          <w:lang w:val="en-US" w:eastAsia="zh-CN"/>
        </w:rPr>
        <w:t>       D. synchronization point</w:t>
      </w:r>
    </w:p>
    <w:p>
      <w:pPr>
        <w:numPr>
          <w:ilvl w:val="0"/>
          <w:numId w:val="0"/>
        </w:numPr>
        <w:rPr>
          <w:rFonts w:hint="default"/>
          <w:lang w:val="en-US" w:eastAsia="zh-CN"/>
        </w:rPr>
      </w:pPr>
    </w:p>
    <w:p>
      <w:pPr>
        <w:numPr>
          <w:ilvl w:val="0"/>
          <w:numId w:val="40"/>
        </w:numPr>
        <w:ind w:left="0" w:leftChars="0" w:firstLine="0" w:firstLineChars="0"/>
        <w:rPr>
          <w:rFonts w:hint="default"/>
          <w:lang w:val="en-US" w:eastAsia="zh-CN"/>
        </w:rPr>
      </w:pPr>
      <w:r>
        <w:rPr>
          <w:rFonts w:hint="default"/>
          <w:lang w:val="en-US" w:eastAsia="zh-CN"/>
        </w:rPr>
        <w:t>The</w:t>
      </w:r>
      <w:r>
        <w:rPr>
          <w:rFonts w:hint="default"/>
          <w:u w:val="single"/>
          <w:lang w:val="en-US" w:eastAsia="zh-CN"/>
        </w:rPr>
        <w:t xml:space="preserve"> </w:t>
      </w:r>
      <w:r>
        <w:rPr>
          <w:rFonts w:hint="eastAsia"/>
          <w:u w:val="single"/>
          <w:lang w:val="en-US" w:eastAsia="zh-CN"/>
        </w:rPr>
        <w:t xml:space="preserve"> </w:t>
      </w:r>
      <w:r>
        <w:rPr>
          <w:rFonts w:hint="eastAsia"/>
          <w:color w:val="000000" w:themeColor="text1"/>
          <w:highlight w:val="yellow"/>
          <w:u w:val="single" w:color="000000" w:themeColor="text1"/>
          <w:lang w:val="en-US" w:eastAsia="zh-CN"/>
          <w14:textFill>
            <w14:solidFill>
              <w14:schemeClr w14:val="tx1"/>
            </w14:solidFill>
          </w14:textFill>
        </w:rPr>
        <w:t>A</w:t>
      </w:r>
      <w:r>
        <w:rPr>
          <w:rFonts w:hint="eastAsia"/>
          <w:u w:val="single"/>
          <w:lang w:val="en-US" w:eastAsia="zh-CN"/>
        </w:rPr>
        <w:t xml:space="preserve">  </w:t>
      </w:r>
      <w:r>
        <w:rPr>
          <w:rFonts w:hint="default"/>
          <w:lang w:val="en-US" w:eastAsia="zh-CN"/>
        </w:rPr>
        <w:t>layer of the OSI model transmits a bit stream over a physical medium.</w:t>
      </w:r>
    </w:p>
    <w:p>
      <w:pPr>
        <w:numPr>
          <w:ilvl w:val="0"/>
          <w:numId w:val="0"/>
        </w:numPr>
        <w:rPr>
          <w:rFonts w:hint="default"/>
          <w:lang w:val="en-US" w:eastAsia="zh-CN"/>
        </w:rPr>
      </w:pPr>
      <w:bookmarkStart w:id="2" w:name="bookmark147"/>
      <w:bookmarkEnd w:id="2"/>
      <w:bookmarkStart w:id="3" w:name="bookmark144"/>
      <w:bookmarkEnd w:id="3"/>
      <w:r>
        <w:rPr>
          <w:rFonts w:hint="default"/>
          <w:lang w:val="en-US" w:eastAsia="zh-CN"/>
        </w:rPr>
        <w:t>       A.</w:t>
      </w:r>
      <w:r>
        <w:rPr>
          <w:rFonts w:hint="eastAsia"/>
          <w:lang w:val="en-US" w:eastAsia="zh-CN"/>
        </w:rPr>
        <w:t xml:space="preserve"> physical</w:t>
      </w:r>
    </w:p>
    <w:p>
      <w:pPr>
        <w:numPr>
          <w:ilvl w:val="0"/>
          <w:numId w:val="0"/>
        </w:numPr>
        <w:rPr>
          <w:rFonts w:hint="default"/>
          <w:lang w:val="en-US" w:eastAsia="zh-CN"/>
        </w:rPr>
      </w:pPr>
      <w:r>
        <w:rPr>
          <w:rFonts w:hint="default"/>
          <w:lang w:val="en-US" w:eastAsia="zh-CN"/>
        </w:rPr>
        <w:t xml:space="preserve">       B. </w:t>
      </w:r>
      <w:r>
        <w:rPr>
          <w:rFonts w:hint="eastAsia"/>
          <w:lang w:val="en-US" w:eastAsia="zh-CN"/>
        </w:rPr>
        <w:t>data-link</w:t>
      </w:r>
    </w:p>
    <w:p>
      <w:pPr>
        <w:numPr>
          <w:ilvl w:val="0"/>
          <w:numId w:val="0"/>
        </w:numPr>
        <w:rPr>
          <w:rFonts w:hint="default"/>
          <w:lang w:val="en-US" w:eastAsia="zh-CN"/>
        </w:rPr>
      </w:pPr>
      <w:r>
        <w:rPr>
          <w:rFonts w:hint="default"/>
          <w:lang w:val="en-US" w:eastAsia="zh-CN"/>
        </w:rPr>
        <w:t xml:space="preserve">       C. </w:t>
      </w:r>
      <w:r>
        <w:rPr>
          <w:rFonts w:hint="eastAsia"/>
          <w:lang w:val="en-US" w:eastAsia="zh-CN"/>
        </w:rPr>
        <w:t>network</w:t>
      </w:r>
    </w:p>
    <w:p>
      <w:pPr>
        <w:numPr>
          <w:ilvl w:val="0"/>
          <w:numId w:val="0"/>
        </w:numPr>
        <w:rPr>
          <w:rFonts w:hint="default"/>
          <w:lang w:val="en-US" w:eastAsia="zh-CN"/>
        </w:rPr>
      </w:pPr>
      <w:r>
        <w:rPr>
          <w:rFonts w:hint="default"/>
          <w:lang w:val="en-US" w:eastAsia="zh-CN"/>
        </w:rPr>
        <w:t xml:space="preserve">       D. </w:t>
      </w:r>
      <w:r>
        <w:rPr>
          <w:rFonts w:hint="eastAsia"/>
          <w:lang w:val="en-US" w:eastAsia="zh-CN"/>
        </w:rPr>
        <w:t>transport</w:t>
      </w:r>
    </w:p>
    <w:p>
      <w:pPr>
        <w:numPr>
          <w:ilvl w:val="0"/>
          <w:numId w:val="0"/>
        </w:numPr>
        <w:ind w:leftChars="0"/>
        <w:rPr>
          <w:rFonts w:hint="default"/>
          <w:lang w:val="en-US" w:eastAsia="zh-CN"/>
        </w:rPr>
      </w:pPr>
    </w:p>
    <w:p>
      <w:pPr>
        <w:numPr>
          <w:ilvl w:val="0"/>
          <w:numId w:val="40"/>
        </w:numPr>
        <w:ind w:left="0" w:leftChars="0" w:firstLine="0" w:firstLineChars="0"/>
        <w:rPr>
          <w:rFonts w:hint="default"/>
          <w:lang w:val="en-US" w:eastAsia="zh-CN"/>
        </w:rPr>
      </w:pPr>
      <w:r>
        <w:rPr>
          <w:rFonts w:hint="eastAsia"/>
          <w:lang w:val="en-US" w:eastAsia="zh-CN"/>
        </w:rPr>
        <w:t xml:space="preserve"> </w:t>
      </w:r>
      <w:r>
        <w:rPr>
          <w:rFonts w:hint="default"/>
          <w:lang w:val="en-US" w:eastAsia="zh-CN"/>
        </w:rPr>
        <w:t>The</w:t>
      </w:r>
      <w:r>
        <w:rPr>
          <w:rFonts w:hint="default"/>
          <w:u w:val="single"/>
          <w:lang w:val="en-US" w:eastAsia="zh-CN"/>
        </w:rPr>
        <w:t xml:space="preserve"> </w:t>
      </w:r>
      <w:r>
        <w:rPr>
          <w:rFonts w:hint="eastAsia"/>
          <w:u w:val="single"/>
          <w:lang w:val="en-US" w:eastAsia="zh-CN"/>
        </w:rPr>
        <w:t xml:space="preserve"> </w:t>
      </w:r>
      <w:r>
        <w:rPr>
          <w:rFonts w:hint="eastAsia"/>
          <w:color w:val="000000" w:themeColor="text1"/>
          <w:highlight w:val="yellow"/>
          <w:u w:val="single" w:color="000000" w:themeColor="text1"/>
          <w:lang w:val="en-US" w:eastAsia="zh-CN"/>
          <w14:textFill>
            <w14:solidFill>
              <w14:schemeClr w14:val="tx1"/>
            </w14:solidFill>
          </w14:textFill>
        </w:rPr>
        <w:t>C</w:t>
      </w:r>
      <w:r>
        <w:rPr>
          <w:rFonts w:hint="eastAsia"/>
          <w:u w:val="single"/>
          <w:lang w:val="en-US" w:eastAsia="zh-CN"/>
        </w:rPr>
        <w:t xml:space="preserve">  </w:t>
      </w:r>
      <w:r>
        <w:rPr>
          <w:rFonts w:hint="default"/>
          <w:lang w:val="en-US" w:eastAsia="zh-CN"/>
        </w:rPr>
        <w:t>layer of TCP/IP has functions similar to those of the application, presentation, and session lay</w:t>
      </w:r>
      <w:r>
        <w:rPr>
          <w:rFonts w:hint="default"/>
          <w:lang w:val="en-US" w:eastAsia="zh-CN"/>
        </w:rPr>
        <w:softHyphen/>
      </w:r>
      <w:r>
        <w:rPr>
          <w:rFonts w:hint="default"/>
          <w:lang w:val="en-US" w:eastAsia="zh-CN"/>
        </w:rPr>
        <w:t>ers of the OSI model.</w:t>
      </w:r>
    </w:p>
    <w:p>
      <w:pPr>
        <w:numPr>
          <w:ilvl w:val="0"/>
          <w:numId w:val="0"/>
        </w:numPr>
        <w:rPr>
          <w:rFonts w:hint="default"/>
          <w:lang w:val="en-US" w:eastAsia="zh-CN"/>
        </w:rPr>
      </w:pPr>
      <w:bookmarkStart w:id="4" w:name="bookmark228"/>
      <w:bookmarkEnd w:id="4"/>
      <w:r>
        <w:rPr>
          <w:rFonts w:hint="default"/>
          <w:lang w:val="en-US" w:eastAsia="zh-CN"/>
        </w:rPr>
        <w:t>       A.</w:t>
      </w:r>
      <w:r>
        <w:rPr>
          <w:rFonts w:hint="eastAsia"/>
          <w:lang w:val="en-US" w:eastAsia="zh-CN"/>
        </w:rPr>
        <w:t xml:space="preserve"> transport</w:t>
      </w:r>
    </w:p>
    <w:p>
      <w:pPr>
        <w:numPr>
          <w:ilvl w:val="0"/>
          <w:numId w:val="0"/>
        </w:numPr>
        <w:rPr>
          <w:rFonts w:hint="default"/>
          <w:lang w:val="en-US" w:eastAsia="zh-CN"/>
        </w:rPr>
      </w:pPr>
      <w:r>
        <w:rPr>
          <w:rFonts w:hint="default"/>
          <w:lang w:val="en-US" w:eastAsia="zh-CN"/>
        </w:rPr>
        <w:t xml:space="preserve">       B. </w:t>
      </w:r>
      <w:r>
        <w:rPr>
          <w:rFonts w:hint="eastAsia"/>
          <w:lang w:val="en-US" w:eastAsia="zh-CN"/>
        </w:rPr>
        <w:t>network</w:t>
      </w:r>
    </w:p>
    <w:p>
      <w:pPr>
        <w:numPr>
          <w:ilvl w:val="0"/>
          <w:numId w:val="0"/>
        </w:numPr>
        <w:rPr>
          <w:rFonts w:hint="default"/>
          <w:lang w:val="en-US" w:eastAsia="zh-CN"/>
        </w:rPr>
      </w:pPr>
      <w:r>
        <w:rPr>
          <w:rFonts w:hint="default"/>
          <w:lang w:val="en-US" w:eastAsia="zh-CN"/>
        </w:rPr>
        <w:t xml:space="preserve">       C. </w:t>
      </w:r>
      <w:r>
        <w:rPr>
          <w:rFonts w:hint="eastAsia"/>
          <w:lang w:val="en-US" w:eastAsia="zh-CN"/>
        </w:rPr>
        <w:t>application</w:t>
      </w:r>
    </w:p>
    <w:p>
      <w:pPr>
        <w:numPr>
          <w:ilvl w:val="0"/>
          <w:numId w:val="0"/>
        </w:numPr>
        <w:ind w:leftChars="0"/>
        <w:rPr>
          <w:rFonts w:hint="default"/>
          <w:lang w:val="en-US" w:eastAsia="zh-CN"/>
        </w:rPr>
      </w:pPr>
      <w:r>
        <w:rPr>
          <w:rFonts w:hint="default"/>
          <w:lang w:val="en-US" w:eastAsia="zh-CN"/>
        </w:rPr>
        <w:t xml:space="preserve">       D. </w:t>
      </w:r>
      <w:r>
        <w:rPr>
          <w:rFonts w:hint="eastAsia"/>
          <w:lang w:val="en-US" w:eastAsia="zh-CN"/>
        </w:rPr>
        <w:t>session</w:t>
      </w:r>
    </w:p>
    <w:p>
      <w:pPr>
        <w:numPr>
          <w:ilvl w:val="0"/>
          <w:numId w:val="0"/>
        </w:numPr>
        <w:ind w:leftChars="0"/>
        <w:rPr>
          <w:rFonts w:hint="default"/>
          <w:lang w:val="en-US" w:eastAsia="zh-CN"/>
        </w:rPr>
      </w:pPr>
    </w:p>
    <w:p>
      <w:pPr>
        <w:numPr>
          <w:ilvl w:val="0"/>
          <w:numId w:val="40"/>
        </w:numPr>
        <w:ind w:left="0" w:leftChars="0" w:firstLine="0" w:firstLineChars="0"/>
        <w:rPr>
          <w:rFonts w:hint="default"/>
          <w:lang w:val="en-US" w:eastAsia="zh-CN"/>
        </w:rPr>
      </w:pPr>
      <w:r>
        <w:rPr>
          <w:rFonts w:hint="default"/>
          <w:lang w:val="en-US" w:eastAsia="zh-CN"/>
        </w:rPr>
        <w:t xml:space="preserve">What is the domain name in the email address </w:t>
      </w:r>
      <w:r>
        <w:rPr>
          <w:rFonts w:hint="default"/>
          <w:lang w:val="en-US" w:eastAsia="zh-CN"/>
        </w:rPr>
        <w:fldChar w:fldCharType="begin"/>
      </w:r>
      <w:r>
        <w:rPr>
          <w:rFonts w:hint="default"/>
          <w:lang w:val="en-US" w:eastAsia="zh-CN"/>
        </w:rPr>
        <w:instrText xml:space="preserve">HYPERLINK "mailto:kayla@pit.arc.nasa.gov"</w:instrText>
      </w:r>
      <w:r>
        <w:rPr>
          <w:rFonts w:hint="default"/>
          <w:lang w:val="en-US" w:eastAsia="zh-CN"/>
        </w:rPr>
        <w:fldChar w:fldCharType="separate"/>
      </w:r>
      <w:r>
        <w:rPr>
          <w:rFonts w:hint="default"/>
          <w:lang w:val="en-US" w:eastAsia="zh-CN"/>
        </w:rPr>
        <w:t>kayla@pit.arc.nasa.gov</w:t>
      </w:r>
      <w:r>
        <w:rPr>
          <w:rFonts w:hint="default"/>
          <w:lang w:val="en-US" w:eastAsia="zh-CN"/>
        </w:rPr>
        <w:fldChar w:fldCharType="end"/>
      </w:r>
      <w:r>
        <w:rPr>
          <w:rFonts w:hint="default"/>
          <w:lang w:val="en-US" w:eastAsia="zh-CN"/>
        </w:rPr>
        <w:t>?</w:t>
      </w:r>
      <w:r>
        <w:rPr>
          <w:rFonts w:hint="eastAsia"/>
          <w:lang w:val="en-US" w:eastAsia="zh-CN"/>
        </w:rPr>
        <w:t>(</w:t>
      </w:r>
      <w:r>
        <w:rPr>
          <w:rFonts w:hint="eastAsia"/>
          <w:highlight w:val="yellow"/>
          <w:lang w:val="en-US" w:eastAsia="zh-CN"/>
        </w:rPr>
        <w:t>C</w:t>
      </w:r>
      <w:r>
        <w:rPr>
          <w:rFonts w:hint="eastAsia"/>
          <w:lang w:val="en-US" w:eastAsia="zh-CN"/>
        </w:rPr>
        <w:t>)</w:t>
      </w:r>
    </w:p>
    <w:p>
      <w:pPr>
        <w:numPr>
          <w:ilvl w:val="0"/>
          <w:numId w:val="0"/>
        </w:numPr>
        <w:rPr>
          <w:rFonts w:hint="default"/>
          <w:lang w:val="en-US" w:eastAsia="zh-CN"/>
        </w:rPr>
      </w:pPr>
      <w:bookmarkStart w:id="5" w:name="bookmark186"/>
      <w:bookmarkEnd w:id="5"/>
      <w:r>
        <w:rPr>
          <w:rFonts w:hint="default"/>
          <w:lang w:val="en-US" w:eastAsia="zh-CN"/>
        </w:rPr>
        <w:t>       A.</w:t>
      </w:r>
      <w:r>
        <w:rPr>
          <w:rFonts w:hint="eastAsia"/>
          <w:lang w:val="en-US" w:eastAsia="zh-CN"/>
        </w:rPr>
        <w:t xml:space="preserve"> kayla</w:t>
      </w:r>
    </w:p>
    <w:p>
      <w:pPr>
        <w:numPr>
          <w:ilvl w:val="0"/>
          <w:numId w:val="0"/>
        </w:numPr>
        <w:rPr>
          <w:rFonts w:hint="default"/>
          <w:lang w:val="en-US" w:eastAsia="zh-CN"/>
        </w:rPr>
      </w:pPr>
      <w:r>
        <w:rPr>
          <w:rFonts w:hint="default"/>
          <w:lang w:val="en-US" w:eastAsia="zh-CN"/>
        </w:rPr>
        <w:t xml:space="preserve">       B. </w:t>
      </w:r>
      <w:r>
        <w:rPr>
          <w:rFonts w:hint="default"/>
          <w:lang w:val="en-US" w:eastAsia="zh-CN"/>
        </w:rPr>
        <w:fldChar w:fldCharType="begin"/>
      </w:r>
      <w:r>
        <w:rPr>
          <w:rFonts w:hint="default"/>
          <w:lang w:val="en-US" w:eastAsia="zh-CN"/>
        </w:rPr>
        <w:instrText xml:space="preserve">HYPERLINK "mailto:kayla@pit.arc.nasa.gov"</w:instrText>
      </w:r>
      <w:r>
        <w:rPr>
          <w:rFonts w:hint="default"/>
          <w:lang w:val="en-US" w:eastAsia="zh-CN"/>
        </w:rPr>
        <w:fldChar w:fldCharType="separate"/>
      </w:r>
      <w:r>
        <w:rPr>
          <w:rFonts w:hint="default"/>
          <w:lang w:val="en-US" w:eastAsia="zh-CN"/>
        </w:rPr>
        <w:t>kayla@pit.arc.nasa.gov</w:t>
      </w:r>
      <w:r>
        <w:rPr>
          <w:rFonts w:hint="default"/>
          <w:lang w:val="en-US" w:eastAsia="zh-CN"/>
        </w:rPr>
        <w:fldChar w:fldCharType="end"/>
      </w:r>
    </w:p>
    <w:p>
      <w:pPr>
        <w:numPr>
          <w:ilvl w:val="0"/>
          <w:numId w:val="0"/>
        </w:numPr>
        <w:rPr>
          <w:rFonts w:hint="default"/>
          <w:lang w:val="en-US" w:eastAsia="zh-CN"/>
        </w:rPr>
      </w:pPr>
      <w:r>
        <w:rPr>
          <w:rFonts w:hint="default"/>
          <w:lang w:val="en-US" w:eastAsia="zh-CN"/>
        </w:rPr>
        <w:t>       C. pit.arc.nasa.gov</w:t>
      </w:r>
    </w:p>
    <w:p>
      <w:pPr>
        <w:numPr>
          <w:ilvl w:val="0"/>
          <w:numId w:val="0"/>
        </w:numPr>
        <w:ind w:leftChars="0"/>
        <w:rPr>
          <w:rFonts w:hint="default"/>
          <w:lang w:val="en-US" w:eastAsia="zh-CN"/>
        </w:rPr>
      </w:pPr>
      <w:r>
        <w:rPr>
          <w:rFonts w:hint="default"/>
          <w:lang w:val="en-US" w:eastAsia="zh-CN"/>
        </w:rPr>
        <w:t>       D. nasa.gov</w:t>
      </w:r>
    </w:p>
    <w:p>
      <w:pPr>
        <w:numPr>
          <w:ilvl w:val="0"/>
          <w:numId w:val="0"/>
        </w:numPr>
        <w:ind w:leftChars="0"/>
        <w:rPr>
          <w:rFonts w:hint="default"/>
          <w:lang w:val="en-US" w:eastAsia="zh-CN"/>
        </w:rPr>
      </w:pPr>
    </w:p>
    <w:p>
      <w:pPr>
        <w:numPr>
          <w:ilvl w:val="0"/>
          <w:numId w:val="40"/>
        </w:numPr>
        <w:ind w:left="0" w:leftChars="0" w:firstLine="0" w:firstLineChars="0"/>
        <w:rPr>
          <w:rFonts w:hint="eastAsia"/>
          <w:lang w:val="en-US" w:eastAsia="zh-CN"/>
        </w:rPr>
      </w:pPr>
      <w:r>
        <w:rPr>
          <w:rFonts w:hint="eastAsia"/>
          <w:lang w:val="en-US" w:eastAsia="zh-CN"/>
        </w:rPr>
        <w:t>The transport layer protocol of TCP/IP is called</w:t>
      </w:r>
      <w:r>
        <w:rPr>
          <w:rFonts w:hint="default"/>
          <w:u w:val="single"/>
          <w:lang w:val="en-US" w:eastAsia="zh-CN"/>
        </w:rPr>
        <w:t xml:space="preserve"> </w:t>
      </w:r>
      <w:r>
        <w:rPr>
          <w:rFonts w:hint="eastAsia"/>
          <w:u w:val="single"/>
          <w:lang w:val="en-US" w:eastAsia="zh-CN"/>
        </w:rPr>
        <w:t xml:space="preserve"> </w:t>
      </w:r>
      <w:r>
        <w:rPr>
          <w:rFonts w:hint="eastAsia"/>
          <w:color w:val="000000" w:themeColor="text1"/>
          <w:highlight w:val="yellow"/>
          <w:u w:val="single" w:color="000000" w:themeColor="text1"/>
          <w:lang w:val="en-US" w:eastAsia="zh-CN"/>
          <w14:textFill>
            <w14:solidFill>
              <w14:schemeClr w14:val="tx1"/>
            </w14:solidFill>
          </w14:textFill>
        </w:rPr>
        <w:t>D</w:t>
      </w:r>
      <w:r>
        <w:rPr>
          <w:rFonts w:hint="eastAsia"/>
          <w:u w:val="single"/>
          <w:lang w:val="en-US" w:eastAsia="zh-CN"/>
        </w:rPr>
        <w:t xml:space="preserve">  .</w:t>
      </w:r>
      <w:r>
        <w:rPr>
          <w:rFonts w:hint="eastAsia"/>
          <w:lang w:val="en-US" w:eastAsia="zh-CN"/>
        </w:rPr>
        <w:t xml:space="preserve">  </w:t>
      </w:r>
      <w:r>
        <w:rPr>
          <w:rFonts w:hint="eastAsia"/>
          <w:lang w:val="en-US" w:eastAsia="zh-CN"/>
        </w:rPr>
        <w:tab/>
      </w:r>
    </w:p>
    <w:p>
      <w:pPr>
        <w:numPr>
          <w:ilvl w:val="0"/>
          <w:numId w:val="0"/>
        </w:numPr>
        <w:rPr>
          <w:rFonts w:hint="default"/>
          <w:lang w:val="en-US" w:eastAsia="zh-CN"/>
        </w:rPr>
      </w:pPr>
      <w:bookmarkStart w:id="6" w:name="bookmark236"/>
      <w:bookmarkEnd w:id="6"/>
      <w:r>
        <w:rPr>
          <w:rFonts w:hint="default"/>
          <w:lang w:val="en-US" w:eastAsia="zh-CN"/>
        </w:rPr>
        <w:t>       A.</w:t>
      </w:r>
      <w:r>
        <w:rPr>
          <w:rFonts w:hint="eastAsia"/>
          <w:lang w:val="en-US" w:eastAsia="zh-CN"/>
        </w:rPr>
        <w:t xml:space="preserve"> TCP</w:t>
      </w:r>
    </w:p>
    <w:p>
      <w:pPr>
        <w:numPr>
          <w:ilvl w:val="0"/>
          <w:numId w:val="0"/>
        </w:numPr>
        <w:rPr>
          <w:rFonts w:hint="default"/>
          <w:lang w:val="en-US" w:eastAsia="zh-CN"/>
        </w:rPr>
      </w:pPr>
      <w:r>
        <w:rPr>
          <w:rFonts w:hint="default"/>
          <w:lang w:val="en-US" w:eastAsia="zh-CN"/>
        </w:rPr>
        <w:t xml:space="preserve">       B. </w:t>
      </w:r>
      <w:r>
        <w:rPr>
          <w:rFonts w:hint="eastAsia"/>
          <w:lang w:val="en-US" w:eastAsia="zh-CN"/>
        </w:rPr>
        <w:t>UDP</w:t>
      </w:r>
    </w:p>
    <w:p>
      <w:pPr>
        <w:numPr>
          <w:ilvl w:val="0"/>
          <w:numId w:val="0"/>
        </w:numPr>
        <w:rPr>
          <w:rFonts w:hint="default"/>
          <w:lang w:val="en-US" w:eastAsia="zh-CN"/>
        </w:rPr>
      </w:pPr>
      <w:r>
        <w:rPr>
          <w:rFonts w:hint="default"/>
          <w:lang w:val="en-US" w:eastAsia="zh-CN"/>
        </w:rPr>
        <w:t xml:space="preserve">       C. </w:t>
      </w:r>
      <w:r>
        <w:rPr>
          <w:rFonts w:hint="eastAsia"/>
          <w:lang w:val="en-US" w:eastAsia="zh-CN"/>
        </w:rPr>
        <w:t>IP</w:t>
      </w:r>
    </w:p>
    <w:p>
      <w:pPr>
        <w:numPr>
          <w:ilvl w:val="0"/>
          <w:numId w:val="0"/>
        </w:numPr>
        <w:ind w:leftChars="0"/>
        <w:rPr>
          <w:rFonts w:hint="eastAsia"/>
          <w:lang w:val="en-US" w:eastAsia="zh-CN"/>
        </w:rPr>
      </w:pPr>
      <w:r>
        <w:rPr>
          <w:rFonts w:hint="default"/>
          <w:lang w:val="en-US" w:eastAsia="zh-CN"/>
        </w:rPr>
        <w:t xml:space="preserve">       D. </w:t>
      </w:r>
      <w:r>
        <w:rPr>
          <w:rFonts w:hint="eastAsia"/>
          <w:lang w:val="en-US" w:eastAsia="zh-CN"/>
        </w:rPr>
        <w:t>A and B</w:t>
      </w:r>
    </w:p>
    <w:p>
      <w:pPr>
        <w:numPr>
          <w:ilvl w:val="0"/>
          <w:numId w:val="0"/>
        </w:numPr>
        <w:rPr>
          <w:rFonts w:hint="eastAsia"/>
          <w:lang w:val="en-US" w:eastAsia="zh-CN"/>
        </w:rPr>
      </w:pPr>
    </w:p>
    <w:p>
      <w:pPr>
        <w:pStyle w:val="12"/>
        <w:keepNext w:val="0"/>
        <w:keepLines w:val="0"/>
        <w:widowControl w:val="0"/>
        <w:numPr>
          <w:ilvl w:val="0"/>
          <w:numId w:val="40"/>
        </w:numPr>
        <w:shd w:val="clear" w:color="auto" w:fill="auto"/>
        <w:tabs>
          <w:tab w:val="left" w:pos="397"/>
          <w:tab w:val="left" w:pos="2891"/>
        </w:tabs>
        <w:bidi w:val="0"/>
        <w:spacing w:before="0" w:after="0" w:line="266" w:lineRule="auto"/>
        <w:ind w:left="0" w:leftChars="0" w:right="0" w:rightChars="0" w:firstLine="0" w:firstLineChars="0"/>
        <w:jc w:val="both"/>
        <w:rPr>
          <w:rFonts w:hint="eastAsia" w:asciiTheme="minorHAnsi" w:hAnsiTheme="minorHAnsi" w:eastAsiaTheme="minorEastAsia" w:cstheme="minorBidi"/>
          <w:color w:val="auto"/>
          <w:kern w:val="2"/>
          <w:sz w:val="21"/>
          <w:szCs w:val="24"/>
          <w:u w:val="none"/>
          <w:shd w:val="clear"/>
          <w:lang w:val="en-US" w:eastAsia="zh-CN" w:bidi="ar-SA"/>
        </w:rPr>
      </w:pPr>
      <w:r>
        <w:rPr>
          <w:rFonts w:hint="eastAsia" w:asciiTheme="minorHAnsi" w:hAnsiTheme="minorHAnsi" w:eastAsiaTheme="minorEastAsia" w:cstheme="minorBidi"/>
          <w:color w:val="auto"/>
          <w:kern w:val="2"/>
          <w:sz w:val="21"/>
          <w:szCs w:val="24"/>
          <w:u w:val="none"/>
          <w:shd w:val="clear"/>
          <w:lang w:val="en-US" w:eastAsia="en-US" w:bidi="ar-SA"/>
        </w:rPr>
        <w:t>Both humans and</w:t>
      </w:r>
      <w:r>
        <w:rPr>
          <w:rFonts w:hint="default"/>
          <w:u w:val="single"/>
          <w:lang w:val="en-US" w:eastAsia="zh-CN"/>
        </w:rPr>
        <w:t xml:space="preserve"> </w:t>
      </w:r>
      <w:r>
        <w:rPr>
          <w:rFonts w:hint="eastAsia"/>
          <w:u w:val="single"/>
          <w:lang w:val="en-US" w:eastAsia="zh-CN"/>
        </w:rPr>
        <w:t xml:space="preserve"> </w:t>
      </w:r>
      <w:r>
        <w:rPr>
          <w:rFonts w:hint="eastAsia"/>
          <w:color w:val="000000" w:themeColor="text1"/>
          <w:highlight w:val="yellow"/>
          <w:u w:val="single" w:color="000000" w:themeColor="text1"/>
          <w:lang w:val="en-US" w:eastAsia="zh-CN"/>
          <w14:textFill>
            <w14:solidFill>
              <w14:schemeClr w14:val="tx1"/>
            </w14:solidFill>
          </w14:textFill>
        </w:rPr>
        <w:t>C</w:t>
      </w:r>
      <w:r>
        <w:rPr>
          <w:rFonts w:hint="eastAsia"/>
          <w:u w:val="single"/>
          <w:lang w:val="en-US" w:eastAsia="zh-CN"/>
        </w:rPr>
        <w:t xml:space="preserve">  </w:t>
      </w:r>
      <w:r>
        <w:rPr>
          <w:rFonts w:hint="eastAsia" w:asciiTheme="minorHAnsi" w:hAnsiTheme="minorHAnsi" w:eastAsiaTheme="minorEastAsia" w:cstheme="minorBidi"/>
          <w:color w:val="auto"/>
          <w:kern w:val="2"/>
          <w:sz w:val="21"/>
          <w:szCs w:val="24"/>
          <w:u w:val="none"/>
          <w:shd w:val="clear"/>
          <w:lang w:val="en-US" w:eastAsia="en-US" w:bidi="ar-SA"/>
        </w:rPr>
        <w:t>can be considered users of a database.</w:t>
      </w:r>
    </w:p>
    <w:p>
      <w:pPr>
        <w:numPr>
          <w:ilvl w:val="0"/>
          <w:numId w:val="0"/>
        </w:numPr>
        <w:rPr>
          <w:rFonts w:hint="default"/>
          <w:lang w:val="en-US" w:eastAsia="zh-CN"/>
        </w:rPr>
      </w:pPr>
      <w:bookmarkStart w:id="7" w:name="bookmark11"/>
      <w:bookmarkEnd w:id="7"/>
      <w:r>
        <w:rPr>
          <w:rFonts w:hint="default"/>
          <w:lang w:val="en-US" w:eastAsia="zh-CN"/>
        </w:rPr>
        <w:t>       A.</w:t>
      </w:r>
      <w:r>
        <w:rPr>
          <w:rFonts w:hint="eastAsia"/>
          <w:lang w:val="en-US" w:eastAsia="zh-CN"/>
        </w:rPr>
        <w:t xml:space="preserve"> data</w:t>
      </w:r>
    </w:p>
    <w:p>
      <w:pPr>
        <w:numPr>
          <w:ilvl w:val="0"/>
          <w:numId w:val="0"/>
        </w:numPr>
        <w:rPr>
          <w:rFonts w:hint="default"/>
          <w:lang w:val="en-US" w:eastAsia="zh-CN"/>
        </w:rPr>
      </w:pPr>
      <w:r>
        <w:rPr>
          <w:rFonts w:hint="default"/>
          <w:lang w:val="en-US" w:eastAsia="zh-CN"/>
        </w:rPr>
        <w:t xml:space="preserve">       B. </w:t>
      </w:r>
      <w:r>
        <w:rPr>
          <w:rFonts w:hint="eastAsia"/>
          <w:lang w:val="en-US" w:eastAsia="zh-CN"/>
        </w:rPr>
        <w:t>programming languages</w:t>
      </w:r>
    </w:p>
    <w:p>
      <w:pPr>
        <w:numPr>
          <w:ilvl w:val="0"/>
          <w:numId w:val="0"/>
        </w:numPr>
        <w:rPr>
          <w:rFonts w:hint="default"/>
          <w:lang w:val="en-US" w:eastAsia="zh-CN"/>
        </w:rPr>
      </w:pPr>
      <w:r>
        <w:rPr>
          <w:rFonts w:hint="default"/>
          <w:lang w:val="en-US" w:eastAsia="zh-CN"/>
        </w:rPr>
        <w:t xml:space="preserve">       C. </w:t>
      </w:r>
      <w:r>
        <w:rPr>
          <w:rFonts w:hint="eastAsia"/>
          <w:lang w:val="en-US" w:eastAsia="zh-CN"/>
        </w:rPr>
        <w:t xml:space="preserve">applications </w:t>
      </w:r>
    </w:p>
    <w:p>
      <w:pPr>
        <w:numPr>
          <w:ilvl w:val="0"/>
          <w:numId w:val="0"/>
        </w:numPr>
        <w:ind w:leftChars="0"/>
        <w:rPr>
          <w:rFonts w:hint="eastAsia"/>
          <w:lang w:val="en-US" w:eastAsia="zh-CN"/>
        </w:rPr>
      </w:pPr>
      <w:r>
        <w:rPr>
          <w:rFonts w:hint="default"/>
          <w:lang w:val="en-US" w:eastAsia="zh-CN"/>
        </w:rPr>
        <w:t xml:space="preserve">       D. </w:t>
      </w:r>
      <w:r>
        <w:rPr>
          <w:rFonts w:hint="eastAsia"/>
          <w:lang w:val="en-US" w:eastAsia="zh-CN"/>
        </w:rPr>
        <w:t>hardware</w:t>
      </w:r>
    </w:p>
    <w:p>
      <w:pPr>
        <w:pStyle w:val="12"/>
        <w:keepNext w:val="0"/>
        <w:keepLines w:val="0"/>
        <w:widowControl w:val="0"/>
        <w:numPr>
          <w:ilvl w:val="0"/>
          <w:numId w:val="0"/>
        </w:numPr>
        <w:shd w:val="clear" w:color="auto" w:fill="auto"/>
        <w:tabs>
          <w:tab w:val="left" w:pos="465"/>
          <w:tab w:val="left" w:pos="4502"/>
        </w:tabs>
        <w:bidi w:val="0"/>
        <w:spacing w:before="0" w:after="0" w:line="266" w:lineRule="auto"/>
        <w:ind w:leftChars="0" w:right="0" w:rightChars="0"/>
        <w:jc w:val="both"/>
        <w:rPr>
          <w:rFonts w:ascii="Times New Roman" w:hAnsi="Times New Roman" w:eastAsia="Times New Roman" w:cs="Times New Roman"/>
          <w:color w:val="000000"/>
          <w:spacing w:val="0"/>
          <w:w w:val="100"/>
          <w:position w:val="0"/>
          <w:lang w:val="en-US" w:eastAsia="en-US" w:bidi="en-US"/>
        </w:rPr>
      </w:pPr>
    </w:p>
    <w:p>
      <w:pPr>
        <w:pStyle w:val="12"/>
        <w:keepNext w:val="0"/>
        <w:keepLines w:val="0"/>
        <w:widowControl w:val="0"/>
        <w:numPr>
          <w:ilvl w:val="0"/>
          <w:numId w:val="40"/>
        </w:numPr>
        <w:shd w:val="clear" w:color="auto" w:fill="auto"/>
        <w:tabs>
          <w:tab w:val="left" w:pos="397"/>
          <w:tab w:val="left" w:pos="2891"/>
        </w:tabs>
        <w:bidi w:val="0"/>
        <w:spacing w:before="0" w:after="0" w:line="266" w:lineRule="auto"/>
        <w:ind w:left="0" w:leftChars="0" w:right="0" w:rightChars="0" w:firstLine="0" w:firstLineChars="0"/>
        <w:jc w:val="both"/>
        <w:rPr>
          <w:rFonts w:hint="eastAsia" w:asciiTheme="minorHAnsi" w:hAnsiTheme="minorHAnsi" w:eastAsiaTheme="minorEastAsia" w:cstheme="minorBidi"/>
          <w:color w:val="auto"/>
          <w:kern w:val="2"/>
          <w:sz w:val="21"/>
          <w:szCs w:val="24"/>
          <w:u w:val="none"/>
          <w:shd w:val="clear"/>
          <w:lang w:val="en-US" w:eastAsia="en-US" w:bidi="ar-SA"/>
        </w:rPr>
      </w:pPr>
      <w:r>
        <w:rPr>
          <w:rFonts w:hint="eastAsia" w:asciiTheme="minorHAnsi" w:hAnsiTheme="minorHAnsi" w:eastAsiaTheme="minorEastAsia" w:cstheme="minorBidi"/>
          <w:color w:val="auto"/>
          <w:kern w:val="2"/>
          <w:sz w:val="21"/>
          <w:szCs w:val="24"/>
          <w:u w:val="none"/>
          <w:shd w:val="clear"/>
          <w:lang w:val="en-US" w:eastAsia="en-US" w:bidi="ar-SA"/>
        </w:rPr>
        <w:t>Of the various database models, the</w:t>
      </w:r>
      <w:r>
        <w:rPr>
          <w:rFonts w:hint="default"/>
          <w:u w:val="single"/>
          <w:lang w:val="en-US" w:eastAsia="zh-CN"/>
        </w:rPr>
        <w:t xml:space="preserve"> </w:t>
      </w:r>
      <w:r>
        <w:rPr>
          <w:rFonts w:hint="eastAsia"/>
          <w:u w:val="single"/>
          <w:lang w:val="en-US" w:eastAsia="zh-CN"/>
        </w:rPr>
        <w:t xml:space="preserve"> </w:t>
      </w:r>
      <w:r>
        <w:rPr>
          <w:rFonts w:hint="eastAsia"/>
          <w:color w:val="000000" w:themeColor="text1"/>
          <w:highlight w:val="yellow"/>
          <w:u w:val="single" w:color="000000" w:themeColor="text1"/>
          <w:lang w:val="en-US" w:eastAsia="zh-CN"/>
          <w14:textFill>
            <w14:solidFill>
              <w14:schemeClr w14:val="tx1"/>
            </w14:solidFill>
          </w14:textFill>
        </w:rPr>
        <w:t>C</w:t>
      </w:r>
      <w:r>
        <w:rPr>
          <w:rFonts w:hint="eastAsia"/>
          <w:u w:val="single"/>
          <w:lang w:val="en-US" w:eastAsia="zh-CN"/>
        </w:rPr>
        <w:t xml:space="preserve">  </w:t>
      </w:r>
      <w:r>
        <w:rPr>
          <w:rFonts w:hint="eastAsia" w:asciiTheme="minorHAnsi" w:hAnsiTheme="minorHAnsi" w:eastAsiaTheme="minorEastAsia" w:cstheme="minorBidi"/>
          <w:color w:val="auto"/>
          <w:kern w:val="2"/>
          <w:sz w:val="21"/>
          <w:szCs w:val="24"/>
          <w:u w:val="none"/>
          <w:shd w:val="clear"/>
          <w:lang w:val="en-US" w:eastAsia="en-US" w:bidi="ar-SA"/>
        </w:rPr>
        <w:t>model is the most prevalent today.</w:t>
      </w:r>
    </w:p>
    <w:p>
      <w:pPr>
        <w:numPr>
          <w:ilvl w:val="0"/>
          <w:numId w:val="0"/>
        </w:numPr>
        <w:rPr>
          <w:rFonts w:hint="default"/>
          <w:lang w:val="en-US" w:eastAsia="zh-CN"/>
        </w:rPr>
      </w:pPr>
      <w:bookmarkStart w:id="8" w:name="bookmark73"/>
      <w:bookmarkEnd w:id="8"/>
      <w:r>
        <w:rPr>
          <w:rFonts w:hint="default"/>
          <w:lang w:val="en-US" w:eastAsia="zh-CN"/>
        </w:rPr>
        <w:t>       A.</w:t>
      </w:r>
      <w:r>
        <w:rPr>
          <w:rFonts w:hint="eastAsia"/>
          <w:lang w:val="en-US" w:eastAsia="zh-CN"/>
        </w:rPr>
        <w:t xml:space="preserve"> hierarchical</w:t>
      </w:r>
    </w:p>
    <w:p>
      <w:pPr>
        <w:numPr>
          <w:ilvl w:val="0"/>
          <w:numId w:val="0"/>
        </w:numPr>
        <w:rPr>
          <w:rFonts w:hint="default"/>
          <w:lang w:val="en-US" w:eastAsia="zh-CN"/>
        </w:rPr>
      </w:pPr>
      <w:r>
        <w:rPr>
          <w:rFonts w:hint="default"/>
          <w:lang w:val="en-US" w:eastAsia="zh-CN"/>
        </w:rPr>
        <w:t xml:space="preserve">       B. </w:t>
      </w:r>
      <w:r>
        <w:rPr>
          <w:rFonts w:hint="eastAsia"/>
          <w:lang w:val="en-US" w:eastAsia="zh-CN"/>
        </w:rPr>
        <w:t>network</w:t>
      </w:r>
    </w:p>
    <w:p>
      <w:pPr>
        <w:numPr>
          <w:ilvl w:val="0"/>
          <w:numId w:val="0"/>
        </w:numPr>
        <w:rPr>
          <w:rFonts w:hint="default"/>
          <w:lang w:val="en-US" w:eastAsia="zh-CN"/>
        </w:rPr>
      </w:pPr>
      <w:r>
        <w:rPr>
          <w:rFonts w:hint="default"/>
          <w:lang w:val="en-US" w:eastAsia="zh-CN"/>
        </w:rPr>
        <w:t xml:space="preserve">       C. </w:t>
      </w:r>
      <w:r>
        <w:rPr>
          <w:rFonts w:hint="eastAsia"/>
          <w:lang w:val="en-US" w:eastAsia="zh-CN"/>
        </w:rPr>
        <w:t xml:space="preserve">relational </w:t>
      </w:r>
    </w:p>
    <w:p>
      <w:pPr>
        <w:numPr>
          <w:ilvl w:val="0"/>
          <w:numId w:val="0"/>
        </w:numPr>
        <w:ind w:leftChars="0"/>
        <w:rPr>
          <w:rFonts w:hint="eastAsia"/>
          <w:lang w:val="en-US" w:eastAsia="zh-CN"/>
        </w:rPr>
      </w:pPr>
      <w:r>
        <w:rPr>
          <w:rFonts w:hint="default"/>
          <w:lang w:val="en-US" w:eastAsia="zh-CN"/>
        </w:rPr>
        <w:t>       D.</w:t>
      </w:r>
      <w:r>
        <w:rPr>
          <w:rFonts w:hint="eastAsia"/>
          <w:lang w:val="en-US" w:eastAsia="zh-CN"/>
        </w:rPr>
        <w:t xml:space="preserve"> linked list</w:t>
      </w:r>
    </w:p>
    <w:p>
      <w:pPr>
        <w:pStyle w:val="12"/>
        <w:keepNext w:val="0"/>
        <w:keepLines w:val="0"/>
        <w:widowControl w:val="0"/>
        <w:numPr>
          <w:ilvl w:val="0"/>
          <w:numId w:val="0"/>
        </w:numPr>
        <w:shd w:val="clear" w:color="auto" w:fill="auto"/>
        <w:tabs>
          <w:tab w:val="left" w:pos="470"/>
          <w:tab w:val="left" w:pos="1600"/>
        </w:tabs>
        <w:bidi w:val="0"/>
        <w:spacing w:before="0" w:after="0" w:line="262" w:lineRule="auto"/>
        <w:ind w:leftChars="0" w:right="0" w:rightChars="0"/>
        <w:jc w:val="both"/>
        <w:rPr>
          <w:rFonts w:ascii="Times New Roman" w:hAnsi="Times New Roman" w:eastAsia="Times New Roman" w:cs="Times New Roman"/>
          <w:color w:val="000000"/>
          <w:spacing w:val="0"/>
          <w:w w:val="100"/>
          <w:position w:val="0"/>
          <w:lang w:val="en-US" w:eastAsia="en-US" w:bidi="en-US"/>
        </w:rPr>
      </w:pPr>
    </w:p>
    <w:p>
      <w:pPr>
        <w:pStyle w:val="12"/>
        <w:keepNext w:val="0"/>
        <w:keepLines w:val="0"/>
        <w:widowControl w:val="0"/>
        <w:numPr>
          <w:ilvl w:val="0"/>
          <w:numId w:val="40"/>
        </w:numPr>
        <w:shd w:val="clear" w:color="auto" w:fill="auto"/>
        <w:tabs>
          <w:tab w:val="left" w:pos="397"/>
          <w:tab w:val="left" w:pos="2891"/>
        </w:tabs>
        <w:bidi w:val="0"/>
        <w:spacing w:before="0" w:after="0" w:line="266" w:lineRule="auto"/>
        <w:ind w:left="0" w:leftChars="0" w:right="0" w:rightChars="0" w:firstLine="0" w:firstLineChars="0"/>
        <w:jc w:val="both"/>
        <w:rPr>
          <w:rFonts w:hint="eastAsia" w:asciiTheme="minorHAnsi" w:hAnsiTheme="minorHAnsi" w:eastAsiaTheme="minorEastAsia" w:cstheme="minorBidi"/>
          <w:color w:val="auto"/>
          <w:kern w:val="2"/>
          <w:sz w:val="21"/>
          <w:szCs w:val="24"/>
          <w:u w:val="none"/>
          <w:shd w:val="clear"/>
          <w:lang w:val="en-US" w:eastAsia="en-US" w:bidi="ar-SA"/>
        </w:rPr>
      </w:pPr>
      <w:r>
        <w:rPr>
          <w:rFonts w:hint="eastAsia" w:asciiTheme="minorHAnsi" w:hAnsiTheme="minorHAnsi" w:eastAsiaTheme="minorEastAsia" w:cstheme="minorBidi"/>
          <w:color w:val="auto"/>
          <w:kern w:val="2"/>
          <w:sz w:val="21"/>
          <w:szCs w:val="24"/>
          <w:u w:val="none"/>
          <w:shd w:val="clear"/>
          <w:lang w:val="en-US" w:eastAsia="en-US" w:bidi="ar-SA"/>
        </w:rPr>
        <w:t>The</w:t>
      </w:r>
      <w:r>
        <w:rPr>
          <w:rFonts w:hint="default"/>
          <w:u w:val="single"/>
          <w:lang w:val="en-US" w:eastAsia="zh-CN"/>
        </w:rPr>
        <w:t xml:space="preserve"> </w:t>
      </w:r>
      <w:r>
        <w:rPr>
          <w:rFonts w:hint="eastAsia"/>
          <w:u w:val="single"/>
          <w:lang w:val="en-US" w:eastAsia="zh-CN"/>
        </w:rPr>
        <w:t xml:space="preserve"> </w:t>
      </w:r>
      <w:r>
        <w:rPr>
          <w:rFonts w:hint="eastAsia"/>
          <w:color w:val="000000" w:themeColor="text1"/>
          <w:highlight w:val="yellow"/>
          <w:u w:val="single" w:color="000000" w:themeColor="text1"/>
          <w:lang w:val="en-US" w:eastAsia="zh-CN"/>
          <w14:textFill>
            <w14:solidFill>
              <w14:schemeClr w14:val="tx1"/>
            </w14:solidFill>
          </w14:textFill>
        </w:rPr>
        <w:t>A</w:t>
      </w:r>
      <w:r>
        <w:rPr>
          <w:rFonts w:hint="eastAsia"/>
          <w:u w:val="single"/>
          <w:lang w:val="en-US" w:eastAsia="zh-CN"/>
        </w:rPr>
        <w:t xml:space="preserve">  </w:t>
      </w:r>
      <w:r>
        <w:rPr>
          <w:rFonts w:hint="eastAsia" w:asciiTheme="minorHAnsi" w:hAnsiTheme="minorHAnsi" w:eastAsiaTheme="minorEastAsia" w:cstheme="minorBidi"/>
          <w:color w:val="auto"/>
          <w:kern w:val="2"/>
          <w:sz w:val="21"/>
          <w:szCs w:val="24"/>
          <w:u w:val="none"/>
          <w:shd w:val="clear"/>
          <w:lang w:val="en-US" w:eastAsia="en-US" w:bidi="ar-SA"/>
        </w:rPr>
        <w:t>database model arranges its data in the form of an inverted tree.</w:t>
      </w:r>
    </w:p>
    <w:p>
      <w:pPr>
        <w:numPr>
          <w:ilvl w:val="0"/>
          <w:numId w:val="0"/>
        </w:numPr>
        <w:rPr>
          <w:rFonts w:hint="default"/>
          <w:lang w:val="en-US" w:eastAsia="zh-CN"/>
        </w:rPr>
      </w:pPr>
      <w:bookmarkStart w:id="9" w:name="bookmark78"/>
      <w:bookmarkEnd w:id="9"/>
      <w:r>
        <w:rPr>
          <w:rFonts w:hint="default"/>
          <w:lang w:val="en-US" w:eastAsia="zh-CN"/>
        </w:rPr>
        <w:t>       A.</w:t>
      </w:r>
      <w:r>
        <w:rPr>
          <w:rFonts w:hint="eastAsia"/>
          <w:lang w:val="en-US" w:eastAsia="zh-CN"/>
        </w:rPr>
        <w:t xml:space="preserve"> hierarchical</w:t>
      </w:r>
    </w:p>
    <w:p>
      <w:pPr>
        <w:numPr>
          <w:ilvl w:val="0"/>
          <w:numId w:val="0"/>
        </w:numPr>
        <w:rPr>
          <w:rFonts w:hint="default"/>
          <w:lang w:val="en-US" w:eastAsia="zh-CN"/>
        </w:rPr>
      </w:pPr>
      <w:r>
        <w:rPr>
          <w:rFonts w:hint="default"/>
          <w:lang w:val="en-US" w:eastAsia="zh-CN"/>
        </w:rPr>
        <w:t xml:space="preserve">       B. </w:t>
      </w:r>
      <w:r>
        <w:rPr>
          <w:rFonts w:hint="eastAsia"/>
          <w:lang w:val="en-US" w:eastAsia="zh-CN"/>
        </w:rPr>
        <w:t>network</w:t>
      </w:r>
    </w:p>
    <w:p>
      <w:pPr>
        <w:numPr>
          <w:ilvl w:val="0"/>
          <w:numId w:val="0"/>
        </w:numPr>
        <w:rPr>
          <w:rFonts w:hint="default"/>
          <w:lang w:val="en-US" w:eastAsia="zh-CN"/>
        </w:rPr>
      </w:pPr>
      <w:r>
        <w:rPr>
          <w:rFonts w:hint="default"/>
          <w:lang w:val="en-US" w:eastAsia="zh-CN"/>
        </w:rPr>
        <w:t xml:space="preserve">       C. </w:t>
      </w:r>
      <w:r>
        <w:rPr>
          <w:rFonts w:hint="eastAsia"/>
          <w:lang w:val="en-US" w:eastAsia="zh-CN"/>
        </w:rPr>
        <w:t xml:space="preserve">relational </w:t>
      </w:r>
    </w:p>
    <w:p>
      <w:pPr>
        <w:numPr>
          <w:ilvl w:val="0"/>
          <w:numId w:val="0"/>
        </w:numPr>
        <w:ind w:leftChars="0"/>
        <w:rPr>
          <w:rFonts w:hint="eastAsia"/>
          <w:lang w:val="en-US" w:eastAsia="zh-CN"/>
        </w:rPr>
      </w:pPr>
      <w:r>
        <w:rPr>
          <w:rFonts w:hint="default"/>
          <w:lang w:val="en-US" w:eastAsia="zh-CN"/>
        </w:rPr>
        <w:t>       D.</w:t>
      </w:r>
      <w:r>
        <w:rPr>
          <w:rFonts w:hint="eastAsia"/>
          <w:lang w:val="en-US" w:eastAsia="zh-CN"/>
        </w:rPr>
        <w:t xml:space="preserve"> linked list</w:t>
      </w:r>
    </w:p>
    <w:p>
      <w:pPr>
        <w:pStyle w:val="12"/>
        <w:keepNext w:val="0"/>
        <w:keepLines w:val="0"/>
        <w:widowControl w:val="0"/>
        <w:numPr>
          <w:ilvl w:val="0"/>
          <w:numId w:val="0"/>
        </w:numPr>
        <w:shd w:val="clear" w:color="auto" w:fill="auto"/>
        <w:tabs>
          <w:tab w:val="left" w:pos="476"/>
          <w:tab w:val="left" w:pos="3592"/>
          <w:tab w:val="left" w:pos="4259"/>
        </w:tabs>
        <w:bidi w:val="0"/>
        <w:spacing w:before="0" w:after="0" w:line="262" w:lineRule="auto"/>
        <w:ind w:leftChars="0" w:right="0" w:rightChars="0"/>
        <w:jc w:val="both"/>
      </w:pPr>
    </w:p>
    <w:p>
      <w:pPr>
        <w:pStyle w:val="12"/>
        <w:keepNext w:val="0"/>
        <w:keepLines w:val="0"/>
        <w:widowControl w:val="0"/>
        <w:numPr>
          <w:ilvl w:val="0"/>
          <w:numId w:val="40"/>
        </w:numPr>
        <w:shd w:val="clear" w:color="auto" w:fill="auto"/>
        <w:tabs>
          <w:tab w:val="left" w:pos="476"/>
          <w:tab w:val="left" w:pos="3592"/>
          <w:tab w:val="left" w:pos="4259"/>
        </w:tabs>
        <w:bidi w:val="0"/>
        <w:spacing w:before="0" w:after="0" w:line="262" w:lineRule="auto"/>
        <w:ind w:left="0" w:leftChars="0" w:right="0" w:rightChars="0" w:firstLine="0" w:firstLineChars="0"/>
        <w:jc w:val="both"/>
      </w:pPr>
      <w:r>
        <w:rPr>
          <w:rFonts w:hint="eastAsia" w:cstheme="minorBidi"/>
          <w:color w:val="auto"/>
          <w:kern w:val="2"/>
          <w:sz w:val="21"/>
          <w:szCs w:val="24"/>
          <w:u w:val="none"/>
          <w:shd w:val="clear"/>
          <w:lang w:val="en-US" w:eastAsia="zh-CN" w:bidi="ar-SA"/>
        </w:rPr>
        <w:t>In database operations, a</w:t>
      </w:r>
      <w:r>
        <w:rPr>
          <w:rFonts w:hint="eastAsia" w:asciiTheme="minorHAnsi" w:hAnsiTheme="minorHAnsi" w:eastAsiaTheme="minorEastAsia" w:cstheme="minorBidi"/>
          <w:color w:val="auto"/>
          <w:kern w:val="2"/>
          <w:sz w:val="21"/>
          <w:szCs w:val="24"/>
          <w:u w:val="none"/>
          <w:shd w:val="clear"/>
          <w:lang w:val="en-US" w:eastAsia="en-US" w:bidi="ar-SA"/>
        </w:rPr>
        <w:t xml:space="preserve"> binary operator is applied to</w:t>
      </w:r>
      <w:r>
        <w:rPr>
          <w:rFonts w:hint="default"/>
          <w:u w:val="single"/>
          <w:lang w:val="en-US" w:eastAsia="zh-CN"/>
        </w:rPr>
        <w:t xml:space="preserve"> </w:t>
      </w:r>
      <w:r>
        <w:rPr>
          <w:rFonts w:hint="eastAsia"/>
          <w:u w:val="single"/>
          <w:lang w:val="en-US" w:eastAsia="zh-CN"/>
        </w:rPr>
        <w:t xml:space="preserve"> </w:t>
      </w:r>
      <w:r>
        <w:rPr>
          <w:rFonts w:hint="eastAsia"/>
          <w:color w:val="000000" w:themeColor="text1"/>
          <w:highlight w:val="yellow"/>
          <w:u w:val="single" w:color="000000" w:themeColor="text1"/>
          <w:lang w:val="en-US" w:eastAsia="zh-CN"/>
          <w14:textFill>
            <w14:solidFill>
              <w14:schemeClr w14:val="tx1"/>
            </w14:solidFill>
          </w14:textFill>
        </w:rPr>
        <w:t>C</w:t>
      </w:r>
      <w:r>
        <w:rPr>
          <w:rFonts w:hint="eastAsia"/>
          <w:u w:val="single"/>
          <w:lang w:val="en-US" w:eastAsia="zh-CN"/>
        </w:rPr>
        <w:t xml:space="preserve">  </w:t>
      </w:r>
      <w:r>
        <w:rPr>
          <w:rFonts w:hint="eastAsia" w:asciiTheme="minorHAnsi" w:hAnsiTheme="minorHAnsi" w:eastAsiaTheme="minorEastAsia" w:cstheme="minorBidi"/>
          <w:color w:val="auto"/>
          <w:kern w:val="2"/>
          <w:sz w:val="21"/>
          <w:szCs w:val="24"/>
          <w:u w:val="none"/>
          <w:shd w:val="clear"/>
          <w:lang w:val="en-US" w:eastAsia="en-US" w:bidi="ar-SA"/>
        </w:rPr>
        <w:t>relations(s) and creates an output of</w:t>
      </w:r>
      <w:r>
        <w:rPr>
          <w:rFonts w:hint="default"/>
          <w:u w:val="single"/>
          <w:lang w:val="en-US" w:eastAsia="zh-CN"/>
        </w:rPr>
        <w:t xml:space="preserve"> </w:t>
      </w:r>
      <w:r>
        <w:rPr>
          <w:rFonts w:hint="eastAsia"/>
          <w:u w:val="single"/>
          <w:lang w:val="en-US" w:eastAsia="zh-CN"/>
        </w:rPr>
        <w:t xml:space="preserve"> </w:t>
      </w:r>
      <w:r>
        <w:rPr>
          <w:rFonts w:hint="eastAsia"/>
          <w:color w:val="000000" w:themeColor="text1"/>
          <w:highlight w:val="yellow"/>
          <w:u w:val="single" w:color="000000" w:themeColor="text1"/>
          <w:lang w:val="en-US" w:eastAsia="zh-CN"/>
          <w14:textFill>
            <w14:solidFill>
              <w14:schemeClr w14:val="tx1"/>
            </w14:solidFill>
          </w14:textFill>
        </w:rPr>
        <w:t>C</w:t>
      </w:r>
      <w:r>
        <w:rPr>
          <w:rFonts w:hint="eastAsia"/>
          <w:u w:val="single"/>
          <w:lang w:val="en-US" w:eastAsia="zh-CN"/>
        </w:rPr>
        <w:t xml:space="preserve">  </w:t>
      </w:r>
      <w:r>
        <w:rPr>
          <w:rFonts w:hint="eastAsia" w:asciiTheme="minorHAnsi" w:hAnsiTheme="minorHAnsi" w:eastAsiaTheme="minorEastAsia" w:cstheme="minorBidi"/>
          <w:color w:val="auto"/>
          <w:kern w:val="2"/>
          <w:sz w:val="21"/>
          <w:szCs w:val="24"/>
          <w:u w:val="none"/>
          <w:shd w:val="clear"/>
          <w:lang w:val="en-US" w:eastAsia="en-US" w:bidi="ar-SA"/>
        </w:rPr>
        <w:t>re</w:t>
      </w:r>
      <w:r>
        <w:rPr>
          <w:rFonts w:hint="eastAsia" w:asciiTheme="minorHAnsi" w:hAnsiTheme="minorHAnsi" w:eastAsiaTheme="minorEastAsia" w:cstheme="minorBidi"/>
          <w:color w:val="auto"/>
          <w:kern w:val="2"/>
          <w:sz w:val="21"/>
          <w:szCs w:val="24"/>
          <w:u w:val="none"/>
          <w:shd w:val="clear"/>
          <w:lang w:val="en-US" w:eastAsia="zh-CN" w:bidi="ar-SA"/>
        </w:rPr>
        <w:t>l</w:t>
      </w:r>
      <w:r>
        <w:rPr>
          <w:rFonts w:hint="eastAsia" w:asciiTheme="minorHAnsi" w:hAnsiTheme="minorHAnsi" w:eastAsiaTheme="minorEastAsia" w:cstheme="minorBidi"/>
          <w:color w:val="auto"/>
          <w:kern w:val="2"/>
          <w:sz w:val="21"/>
          <w:szCs w:val="24"/>
          <w:u w:val="none"/>
          <w:shd w:val="clear"/>
          <w:lang w:val="en-US" w:eastAsia="en-US" w:bidi="ar-SA"/>
        </w:rPr>
        <w:t>ation(s).</w:t>
      </w:r>
    </w:p>
    <w:p>
      <w:pPr>
        <w:numPr>
          <w:ilvl w:val="0"/>
          <w:numId w:val="0"/>
        </w:numPr>
        <w:rPr>
          <w:rFonts w:hint="default"/>
          <w:lang w:val="en-US" w:eastAsia="zh-CN"/>
        </w:rPr>
      </w:pPr>
      <w:bookmarkStart w:id="10" w:name="bookmark118"/>
      <w:bookmarkEnd w:id="10"/>
      <w:r>
        <w:rPr>
          <w:rFonts w:hint="default"/>
          <w:lang w:val="en-US" w:eastAsia="zh-CN"/>
        </w:rPr>
        <w:t>       A.</w:t>
      </w:r>
      <w:r>
        <w:rPr>
          <w:rFonts w:hint="eastAsia"/>
          <w:lang w:val="en-US" w:eastAsia="zh-CN"/>
        </w:rPr>
        <w:t xml:space="preserve"> one；one</w:t>
      </w:r>
    </w:p>
    <w:p>
      <w:pPr>
        <w:numPr>
          <w:ilvl w:val="0"/>
          <w:numId w:val="0"/>
        </w:numPr>
        <w:rPr>
          <w:rFonts w:hint="default"/>
          <w:lang w:val="en-US" w:eastAsia="zh-CN"/>
        </w:rPr>
      </w:pPr>
      <w:r>
        <w:rPr>
          <w:rFonts w:hint="default"/>
          <w:lang w:val="en-US" w:eastAsia="zh-CN"/>
        </w:rPr>
        <w:t xml:space="preserve">       B. </w:t>
      </w:r>
      <w:r>
        <w:rPr>
          <w:rFonts w:hint="eastAsia"/>
          <w:lang w:val="en-US" w:eastAsia="zh-CN"/>
        </w:rPr>
        <w:t>one；two</w:t>
      </w:r>
    </w:p>
    <w:p>
      <w:pPr>
        <w:numPr>
          <w:ilvl w:val="0"/>
          <w:numId w:val="0"/>
        </w:numPr>
        <w:rPr>
          <w:rFonts w:hint="default"/>
          <w:lang w:val="en-US" w:eastAsia="zh-CN"/>
        </w:rPr>
      </w:pPr>
      <w:r>
        <w:rPr>
          <w:rFonts w:hint="default"/>
          <w:lang w:val="en-US" w:eastAsia="zh-CN"/>
        </w:rPr>
        <w:t xml:space="preserve">       C. </w:t>
      </w:r>
      <w:r>
        <w:rPr>
          <w:rFonts w:hint="eastAsia"/>
          <w:lang w:val="en-US" w:eastAsia="zh-CN"/>
        </w:rPr>
        <w:t xml:space="preserve">two；one </w:t>
      </w:r>
    </w:p>
    <w:p>
      <w:pPr>
        <w:numPr>
          <w:ilvl w:val="0"/>
          <w:numId w:val="0"/>
        </w:numPr>
        <w:ind w:leftChars="0"/>
        <w:rPr>
          <w:rFonts w:hint="default"/>
          <w:lang w:val="en-US" w:eastAsia="zh-CN"/>
        </w:rPr>
      </w:pPr>
      <w:r>
        <w:rPr>
          <w:rFonts w:hint="default"/>
          <w:lang w:val="en-US" w:eastAsia="zh-CN"/>
        </w:rPr>
        <w:t>       D.</w:t>
      </w:r>
      <w:r>
        <w:rPr>
          <w:rFonts w:hint="eastAsia"/>
          <w:lang w:val="en-US" w:eastAsia="zh-CN"/>
        </w:rPr>
        <w:t xml:space="preserve"> two；two</w:t>
      </w:r>
    </w:p>
    <w:p>
      <w:pPr>
        <w:pStyle w:val="12"/>
        <w:keepNext w:val="0"/>
        <w:keepLines w:val="0"/>
        <w:widowControl w:val="0"/>
        <w:numPr>
          <w:ilvl w:val="0"/>
          <w:numId w:val="0"/>
        </w:numPr>
        <w:shd w:val="clear" w:color="auto" w:fill="auto"/>
        <w:tabs>
          <w:tab w:val="left" w:pos="757"/>
        </w:tabs>
        <w:bidi w:val="0"/>
        <w:spacing w:before="0" w:after="60" w:line="262" w:lineRule="auto"/>
        <w:ind w:right="0" w:rightChars="0"/>
        <w:jc w:val="both"/>
      </w:pPr>
    </w:p>
    <w:p>
      <w:pPr>
        <w:widowControl w:val="0"/>
        <w:numPr>
          <w:ilvl w:val="0"/>
          <w:numId w:val="40"/>
        </w:numPr>
        <w:ind w:left="0" w:leftChars="0" w:firstLine="0" w:firstLineChars="0"/>
        <w:jc w:val="both"/>
        <w:rPr>
          <w:rFonts w:hint="default"/>
          <w:lang w:val="en-US" w:eastAsia="zh-CN"/>
        </w:rPr>
      </w:pPr>
      <w:r>
        <w:rPr>
          <w:rFonts w:hint="default"/>
          <w:lang w:val="en-US" w:eastAsia="zh-CN"/>
        </w:rPr>
        <w:t>Which of the following is a unary operator</w:t>
      </w:r>
      <w:r>
        <w:rPr>
          <w:rFonts w:hint="eastAsia"/>
          <w:lang w:val="en-US" w:eastAsia="zh-CN"/>
        </w:rPr>
        <w:t xml:space="preserve"> in database operations</w:t>
      </w:r>
      <w:r>
        <w:rPr>
          <w:rFonts w:hint="default"/>
          <w:lang w:val="en-US" w:eastAsia="zh-CN"/>
        </w:rPr>
        <w:t>?</w:t>
      </w:r>
      <w:r>
        <w:rPr>
          <w:rFonts w:hint="eastAsia"/>
          <w:lang w:val="en-US" w:eastAsia="zh-CN"/>
        </w:rPr>
        <w:t>(</w:t>
      </w:r>
      <w:r>
        <w:rPr>
          <w:rFonts w:hint="eastAsia"/>
          <w:highlight w:val="yellow"/>
          <w:lang w:val="en-US" w:eastAsia="zh-CN"/>
        </w:rPr>
        <w:t>D</w:t>
      </w:r>
      <w:r>
        <w:rPr>
          <w:rFonts w:hint="eastAsia"/>
          <w:lang w:val="en-US" w:eastAsia="zh-CN"/>
        </w:rPr>
        <w:t>)</w:t>
      </w:r>
    </w:p>
    <w:p>
      <w:pPr>
        <w:numPr>
          <w:ilvl w:val="0"/>
          <w:numId w:val="0"/>
        </w:numPr>
        <w:rPr>
          <w:rFonts w:hint="default"/>
          <w:lang w:val="en-US" w:eastAsia="zh-CN"/>
        </w:rPr>
      </w:pPr>
      <w:bookmarkStart w:id="11" w:name="bookmark150"/>
      <w:bookmarkEnd w:id="11"/>
      <w:r>
        <w:rPr>
          <w:rFonts w:hint="default"/>
          <w:lang w:val="en-US" w:eastAsia="zh-CN"/>
        </w:rPr>
        <w:t>       A.</w:t>
      </w:r>
      <w:r>
        <w:rPr>
          <w:rFonts w:hint="eastAsia"/>
          <w:lang w:val="en-US" w:eastAsia="zh-CN"/>
        </w:rPr>
        <w:t xml:space="preserve"> intersection</w:t>
      </w:r>
    </w:p>
    <w:p>
      <w:pPr>
        <w:numPr>
          <w:ilvl w:val="0"/>
          <w:numId w:val="0"/>
        </w:numPr>
        <w:rPr>
          <w:rFonts w:hint="default"/>
          <w:lang w:val="en-US" w:eastAsia="zh-CN"/>
        </w:rPr>
      </w:pPr>
      <w:r>
        <w:rPr>
          <w:rFonts w:hint="default"/>
          <w:lang w:val="en-US" w:eastAsia="zh-CN"/>
        </w:rPr>
        <w:t xml:space="preserve">       B. </w:t>
      </w:r>
      <w:r>
        <w:rPr>
          <w:rFonts w:hint="eastAsia"/>
          <w:lang w:val="en-US" w:eastAsia="zh-CN"/>
        </w:rPr>
        <w:t>union</w:t>
      </w:r>
    </w:p>
    <w:p>
      <w:pPr>
        <w:numPr>
          <w:ilvl w:val="0"/>
          <w:numId w:val="0"/>
        </w:numPr>
        <w:rPr>
          <w:rFonts w:hint="default"/>
          <w:lang w:val="en-US" w:eastAsia="zh-CN"/>
        </w:rPr>
      </w:pPr>
      <w:r>
        <w:rPr>
          <w:rFonts w:hint="default"/>
          <w:lang w:val="en-US" w:eastAsia="zh-CN"/>
        </w:rPr>
        <w:t xml:space="preserve">       C. </w:t>
      </w:r>
      <w:r>
        <w:rPr>
          <w:rFonts w:hint="eastAsia"/>
          <w:lang w:val="en-US" w:eastAsia="zh-CN"/>
        </w:rPr>
        <w:t xml:space="preserve">join </w:t>
      </w:r>
    </w:p>
    <w:p>
      <w:pPr>
        <w:numPr>
          <w:ilvl w:val="0"/>
          <w:numId w:val="0"/>
        </w:numPr>
        <w:ind w:leftChars="0"/>
        <w:rPr>
          <w:rFonts w:hint="default"/>
          <w:lang w:val="en-US" w:eastAsia="zh-CN"/>
        </w:rPr>
      </w:pPr>
      <w:r>
        <w:rPr>
          <w:rFonts w:hint="default"/>
          <w:lang w:val="en-US" w:eastAsia="zh-CN"/>
        </w:rPr>
        <w:t>       D.</w:t>
      </w:r>
      <w:r>
        <w:rPr>
          <w:rFonts w:hint="eastAsia"/>
          <w:lang w:val="en-US" w:eastAsia="zh-CN"/>
        </w:rPr>
        <w:t xml:space="preserve"> project</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numPr>
          <w:ilvl w:val="0"/>
          <w:numId w:val="40"/>
        </w:numPr>
        <w:ind w:left="0" w:leftChars="0" w:firstLine="0" w:firstLineChars="0"/>
        <w:rPr>
          <w:rFonts w:hint="default"/>
          <w:lang w:val="en-US" w:eastAsia="zh-CN"/>
        </w:rPr>
      </w:pPr>
      <w:r>
        <w:rPr>
          <w:rFonts w:hint="default"/>
          <w:u w:val="single"/>
          <w:lang w:val="en-US" w:eastAsia="zh-CN"/>
        </w:rPr>
        <w:t xml:space="preserve"> </w:t>
      </w:r>
      <w:r>
        <w:rPr>
          <w:rFonts w:hint="eastAsia"/>
          <w:u w:val="single"/>
          <w:lang w:val="en-US" w:eastAsia="zh-CN"/>
        </w:rPr>
        <w:t xml:space="preserve"> </w:t>
      </w:r>
      <w:r>
        <w:rPr>
          <w:rFonts w:hint="eastAsia"/>
          <w:color w:val="000000" w:themeColor="text1"/>
          <w:highlight w:val="yellow"/>
          <w:u w:val="single" w:color="000000" w:themeColor="text1"/>
          <w:lang w:val="en-US" w:eastAsia="zh-CN"/>
          <w14:textFill>
            <w14:solidFill>
              <w14:schemeClr w14:val="tx1"/>
            </w14:solidFill>
          </w14:textFill>
        </w:rPr>
        <w:t>D</w:t>
      </w:r>
      <w:r>
        <w:rPr>
          <w:rFonts w:hint="eastAsia"/>
          <w:u w:val="single"/>
          <w:lang w:val="en-US" w:eastAsia="zh-CN"/>
        </w:rPr>
        <w:t xml:space="preserve">  </w:t>
      </w:r>
      <w:r>
        <w:rPr>
          <w:rFonts w:hint="eastAsia"/>
          <w:lang w:val="en-US" w:eastAsia="zh-CN"/>
        </w:rPr>
        <w:t>is a protocol for accessing and transferring documents on the WWW.</w:t>
      </w:r>
    </w:p>
    <w:p>
      <w:pPr>
        <w:numPr>
          <w:ilvl w:val="0"/>
          <w:numId w:val="0"/>
        </w:numPr>
        <w:rPr>
          <w:rFonts w:hint="default"/>
          <w:lang w:val="en-US" w:eastAsia="zh-CN"/>
        </w:rPr>
      </w:pPr>
      <w:r>
        <w:rPr>
          <w:rFonts w:hint="default"/>
          <w:lang w:val="en-US" w:eastAsia="zh-CN"/>
        </w:rPr>
        <w:t>       A.</w:t>
      </w:r>
      <w:r>
        <w:rPr>
          <w:rFonts w:hint="eastAsia"/>
          <w:lang w:val="en-US" w:eastAsia="zh-CN"/>
        </w:rPr>
        <w:t xml:space="preserve"> TELNET</w:t>
      </w:r>
    </w:p>
    <w:p>
      <w:pPr>
        <w:numPr>
          <w:ilvl w:val="0"/>
          <w:numId w:val="0"/>
        </w:numPr>
        <w:rPr>
          <w:rFonts w:hint="default"/>
          <w:lang w:val="en-US" w:eastAsia="zh-CN"/>
        </w:rPr>
      </w:pPr>
      <w:r>
        <w:rPr>
          <w:rFonts w:hint="default"/>
          <w:lang w:val="en-US" w:eastAsia="zh-CN"/>
        </w:rPr>
        <w:t>       B.</w:t>
      </w:r>
      <w:r>
        <w:rPr>
          <w:rFonts w:hint="eastAsia"/>
          <w:lang w:val="en-US" w:eastAsia="zh-CN"/>
        </w:rPr>
        <w:t xml:space="preserve"> FTP</w:t>
      </w:r>
      <w:r>
        <w:rPr>
          <w:rFonts w:hint="default"/>
          <w:lang w:val="en-US" w:eastAsia="zh-CN"/>
        </w:rPr>
        <w:t xml:space="preserve"> </w:t>
      </w:r>
    </w:p>
    <w:p>
      <w:pPr>
        <w:numPr>
          <w:ilvl w:val="0"/>
          <w:numId w:val="0"/>
        </w:numPr>
        <w:rPr>
          <w:rFonts w:hint="default"/>
          <w:lang w:val="en-US" w:eastAsia="zh-CN"/>
        </w:rPr>
      </w:pPr>
      <w:r>
        <w:rPr>
          <w:rFonts w:hint="default"/>
          <w:lang w:val="en-US" w:eastAsia="zh-CN"/>
        </w:rPr>
        <w:t>       C.</w:t>
      </w:r>
      <w:r>
        <w:rPr>
          <w:rFonts w:hint="eastAsia"/>
          <w:lang w:val="en-US" w:eastAsia="zh-CN"/>
        </w:rPr>
        <w:t xml:space="preserve"> SMTP </w:t>
      </w:r>
    </w:p>
    <w:p>
      <w:pPr>
        <w:numPr>
          <w:ilvl w:val="0"/>
          <w:numId w:val="0"/>
        </w:numPr>
        <w:ind w:leftChars="0"/>
        <w:rPr>
          <w:rFonts w:hint="default"/>
          <w:lang w:val="en-US" w:eastAsia="zh-CN"/>
        </w:rPr>
      </w:pPr>
      <w:r>
        <w:rPr>
          <w:rFonts w:hint="default"/>
          <w:lang w:val="en-US" w:eastAsia="zh-CN"/>
        </w:rPr>
        <w:t>       D.</w:t>
      </w:r>
      <w:r>
        <w:rPr>
          <w:rFonts w:hint="eastAsia"/>
          <w:lang w:val="en-US" w:eastAsia="zh-CN"/>
        </w:rPr>
        <w:t xml:space="preserve"> HTTP</w:t>
      </w:r>
    </w:p>
    <w:p>
      <w:pPr>
        <w:numPr>
          <w:ilvl w:val="0"/>
          <w:numId w:val="0"/>
        </w:numPr>
        <w:ind w:leftChars="0"/>
        <w:rPr>
          <w:rFonts w:hint="default"/>
          <w:lang w:val="en-US" w:eastAsia="zh-CN"/>
        </w:rPr>
      </w:pPr>
    </w:p>
    <w:p>
      <w:pPr>
        <w:numPr>
          <w:ilvl w:val="0"/>
          <w:numId w:val="0"/>
        </w:numPr>
        <w:rPr>
          <w:rFonts w:hint="eastAsia"/>
          <w:sz w:val="30"/>
          <w:szCs w:val="30"/>
          <w:lang w:val="en-US" w:eastAsia="zh-CN"/>
        </w:rPr>
      </w:pPr>
      <w:r>
        <w:rPr>
          <w:rFonts w:hint="eastAsia"/>
          <w:sz w:val="30"/>
          <w:szCs w:val="30"/>
          <w:lang w:val="en-US" w:eastAsia="zh-CN"/>
        </w:rPr>
        <w:t>问答题</w:t>
      </w:r>
    </w:p>
    <w:p>
      <w:pPr>
        <w:numPr>
          <w:ilvl w:val="0"/>
          <w:numId w:val="0"/>
        </w:numPr>
        <w:rPr>
          <w:rFonts w:hint="default"/>
          <w:sz w:val="30"/>
          <w:szCs w:val="30"/>
          <w:lang w:val="en-US" w:eastAsia="zh-CN"/>
        </w:rPr>
      </w:pPr>
    </w:p>
    <w:p>
      <w:pPr>
        <w:numPr>
          <w:ilvl w:val="0"/>
          <w:numId w:val="40"/>
        </w:numPr>
        <w:ind w:left="0" w:leftChars="0" w:firstLine="0" w:firstLineChars="0"/>
        <w:rPr>
          <w:rFonts w:hint="default"/>
          <w:lang w:val="en-US" w:eastAsia="zh-CN"/>
        </w:rPr>
      </w:pPr>
      <w:r>
        <w:rPr>
          <w:rFonts w:hint="default"/>
          <w:lang w:val="en-US" w:eastAsia="zh-CN"/>
        </w:rPr>
        <w:t>What is a computer network?</w:t>
      </w:r>
    </w:p>
    <w:p>
      <w:pPr>
        <w:numPr>
          <w:ilvl w:val="0"/>
          <w:numId w:val="0"/>
        </w:numPr>
        <w:ind w:firstLine="422" w:firstLineChars="200"/>
        <w:rPr>
          <w:rFonts w:hint="default"/>
          <w:b/>
          <w:bCs/>
          <w:i/>
          <w:iCs/>
          <w:lang w:val="en-US" w:eastAsia="zh-CN"/>
        </w:rPr>
      </w:pPr>
      <w:r>
        <w:rPr>
          <w:rFonts w:hint="eastAsia"/>
          <w:b/>
          <w:bCs/>
          <w:i/>
          <w:iCs/>
          <w:lang w:val="en-US" w:eastAsia="zh-CN"/>
        </w:rPr>
        <w:t>It</w:t>
      </w:r>
      <w:r>
        <w:rPr>
          <w:rFonts w:hint="default"/>
          <w:b/>
          <w:bCs/>
          <w:i/>
          <w:iCs/>
          <w:lang w:val="en-US" w:eastAsia="zh-CN"/>
        </w:rPr>
        <w:t>’</w:t>
      </w:r>
      <w:r>
        <w:rPr>
          <w:rFonts w:hint="eastAsia"/>
          <w:b/>
          <w:bCs/>
          <w:i/>
          <w:iCs/>
          <w:lang w:val="en-US" w:eastAsia="zh-CN"/>
        </w:rPr>
        <w:t>s a collection of computing devices that are connected in various ways to communicate and share resources.</w:t>
      </w:r>
    </w:p>
    <w:p>
      <w:pPr>
        <w:numPr>
          <w:ilvl w:val="0"/>
          <w:numId w:val="0"/>
        </w:numPr>
        <w:rPr>
          <w:rFonts w:hint="default"/>
          <w:lang w:val="en-US" w:eastAsia="zh-CN"/>
        </w:rPr>
      </w:pPr>
    </w:p>
    <w:p>
      <w:pPr>
        <w:numPr>
          <w:ilvl w:val="0"/>
          <w:numId w:val="40"/>
        </w:numPr>
        <w:ind w:left="0" w:leftChars="0" w:firstLine="0" w:firstLineChars="0"/>
        <w:rPr>
          <w:rFonts w:hint="default"/>
          <w:lang w:val="en-US" w:eastAsia="zh-CN"/>
        </w:rPr>
      </w:pPr>
      <w:r>
        <w:rPr>
          <w:rFonts w:hint="default"/>
          <w:lang w:val="en-US" w:eastAsia="zh-CN"/>
        </w:rPr>
        <w:t>To what does the word node (host)</w:t>
      </w:r>
      <w:r>
        <w:rPr>
          <w:rFonts w:hint="eastAsia"/>
          <w:lang w:val="en-US" w:eastAsia="zh-CN"/>
        </w:rPr>
        <w:t xml:space="preserve"> </w:t>
      </w:r>
      <w:r>
        <w:rPr>
          <w:rFonts w:hint="default"/>
          <w:lang w:val="en-US" w:eastAsia="zh-CN"/>
        </w:rPr>
        <w:t>refer?</w:t>
      </w:r>
    </w:p>
    <w:p>
      <w:pPr>
        <w:numPr>
          <w:ilvl w:val="0"/>
          <w:numId w:val="0"/>
        </w:numPr>
        <w:ind w:firstLine="422" w:firstLineChars="200"/>
        <w:rPr>
          <w:rFonts w:hint="default"/>
          <w:b/>
          <w:bCs/>
          <w:i/>
          <w:iCs/>
          <w:lang w:val="en-US" w:eastAsia="zh-CN"/>
        </w:rPr>
      </w:pPr>
      <w:r>
        <w:rPr>
          <w:rFonts w:hint="eastAsia"/>
          <w:b/>
          <w:bCs/>
          <w:i/>
          <w:iCs/>
          <w:lang w:val="en-US" w:eastAsia="zh-CN"/>
        </w:rPr>
        <w:t>Addressable device attached to a network.</w:t>
      </w:r>
    </w:p>
    <w:p>
      <w:pPr>
        <w:numPr>
          <w:ilvl w:val="0"/>
          <w:numId w:val="0"/>
        </w:numPr>
        <w:rPr>
          <w:rFonts w:hint="default"/>
          <w:lang w:val="en-US" w:eastAsia="zh-CN"/>
        </w:rPr>
      </w:pPr>
    </w:p>
    <w:p>
      <w:pPr>
        <w:numPr>
          <w:ilvl w:val="0"/>
          <w:numId w:val="40"/>
        </w:numPr>
        <w:ind w:left="0" w:leftChars="0" w:firstLine="0" w:firstLineChars="0"/>
        <w:rPr>
          <w:rFonts w:hint="default"/>
          <w:lang w:val="en-US" w:eastAsia="zh-CN"/>
        </w:rPr>
      </w:pPr>
      <w:r>
        <w:rPr>
          <w:rFonts w:hint="default"/>
          <w:lang w:val="en-US" w:eastAsia="zh-CN"/>
        </w:rPr>
        <w:t xml:space="preserve">Describe the client/server model </w:t>
      </w:r>
      <w:r>
        <w:rPr>
          <w:rFonts w:hint="eastAsia"/>
          <w:lang w:val="en-US" w:eastAsia="zh-CN"/>
        </w:rPr>
        <w:t>.</w:t>
      </w:r>
    </w:p>
    <w:p>
      <w:pPr>
        <w:numPr>
          <w:ilvl w:val="0"/>
          <w:numId w:val="0"/>
        </w:numPr>
        <w:ind w:firstLine="422" w:firstLineChars="200"/>
        <w:rPr>
          <w:rFonts w:hint="eastAsia"/>
          <w:b/>
          <w:bCs/>
          <w:i/>
          <w:iCs/>
          <w:lang w:val="en-US" w:eastAsia="zh-CN"/>
        </w:rPr>
      </w:pPr>
      <w:r>
        <w:rPr>
          <w:rFonts w:hint="eastAsia"/>
          <w:b/>
          <w:bCs/>
          <w:i/>
          <w:iCs/>
          <w:lang w:val="en-US" w:eastAsia="zh-CN"/>
        </w:rPr>
        <w:t>A distributed approach in which a client makes requests of a server and the server responds.</w:t>
      </w:r>
    </w:p>
    <w:p>
      <w:pPr>
        <w:numPr>
          <w:ilvl w:val="0"/>
          <w:numId w:val="0"/>
        </w:numPr>
        <w:rPr>
          <w:rFonts w:hint="default"/>
          <w:lang w:val="en-US" w:eastAsia="zh-CN"/>
        </w:rPr>
      </w:pPr>
    </w:p>
    <w:p>
      <w:pPr>
        <w:numPr>
          <w:ilvl w:val="0"/>
          <w:numId w:val="40"/>
        </w:numPr>
        <w:ind w:left="0" w:leftChars="0" w:firstLine="0" w:firstLineChars="0"/>
        <w:rPr>
          <w:rFonts w:hint="default"/>
          <w:lang w:val="en-US" w:eastAsia="zh-CN"/>
        </w:rPr>
      </w:pPr>
      <w:r>
        <w:rPr>
          <w:rFonts w:hint="default"/>
          <w:lang w:val="en-US" w:eastAsia="zh-CN"/>
        </w:rPr>
        <w:t>What is a P2P network?</w:t>
      </w:r>
    </w:p>
    <w:p>
      <w:pPr>
        <w:numPr>
          <w:ilvl w:val="0"/>
          <w:numId w:val="0"/>
        </w:numPr>
        <w:ind w:firstLine="422" w:firstLineChars="200"/>
        <w:rPr>
          <w:rFonts w:hint="default"/>
          <w:b/>
          <w:bCs/>
          <w:i/>
          <w:iCs/>
          <w:u w:val="none"/>
          <w:lang w:val="en-US" w:eastAsia="zh-CN"/>
        </w:rPr>
      </w:pPr>
      <w:r>
        <w:rPr>
          <w:rFonts w:hint="eastAsia"/>
          <w:b/>
          <w:bCs/>
          <w:i/>
          <w:iCs/>
          <w:u w:val="none"/>
          <w:lang w:val="en-US" w:eastAsia="zh-CN"/>
        </w:rPr>
        <w:t xml:space="preserve">A decentralized approach that shares resources and responsibilities among many </w:t>
      </w:r>
      <w:r>
        <w:rPr>
          <w:rFonts w:hint="default"/>
          <w:b/>
          <w:bCs/>
          <w:i/>
          <w:iCs/>
          <w:u w:val="none"/>
          <w:lang w:val="en-US" w:eastAsia="zh-CN"/>
        </w:rPr>
        <w:t>“</w:t>
      </w:r>
      <w:r>
        <w:rPr>
          <w:rFonts w:hint="eastAsia"/>
          <w:b/>
          <w:bCs/>
          <w:i/>
          <w:iCs/>
          <w:u w:val="none"/>
          <w:lang w:val="en-US" w:eastAsia="zh-CN"/>
        </w:rPr>
        <w:t>peer</w:t>
      </w:r>
      <w:r>
        <w:rPr>
          <w:rFonts w:hint="default"/>
          <w:b/>
          <w:bCs/>
          <w:i/>
          <w:iCs/>
          <w:u w:val="none"/>
          <w:lang w:val="en-US" w:eastAsia="zh-CN"/>
        </w:rPr>
        <w:t>”</w:t>
      </w:r>
      <w:r>
        <w:rPr>
          <w:rFonts w:hint="eastAsia"/>
          <w:b/>
          <w:bCs/>
          <w:i/>
          <w:iCs/>
          <w:u w:val="none"/>
          <w:lang w:val="en-US" w:eastAsia="zh-CN"/>
        </w:rPr>
        <w:t xml:space="preserve"> computer.</w:t>
      </w:r>
    </w:p>
    <w:p>
      <w:pPr>
        <w:numPr>
          <w:ilvl w:val="0"/>
          <w:numId w:val="0"/>
        </w:numPr>
        <w:rPr>
          <w:rFonts w:hint="default"/>
          <w:lang w:val="en-US" w:eastAsia="zh-CN"/>
        </w:rPr>
      </w:pPr>
    </w:p>
    <w:p>
      <w:pPr>
        <w:numPr>
          <w:ilvl w:val="0"/>
          <w:numId w:val="40"/>
        </w:numPr>
        <w:ind w:left="0" w:leftChars="0" w:firstLine="0" w:firstLineChars="0"/>
        <w:rPr>
          <w:rFonts w:hint="default"/>
          <w:lang w:val="en-US" w:eastAsia="zh-CN"/>
        </w:rPr>
      </w:pPr>
      <w:r>
        <w:rPr>
          <w:rFonts w:hint="default"/>
          <w:lang w:val="en-US" w:eastAsia="zh-CN"/>
        </w:rPr>
        <w:t>Distinguish between the following</w:t>
      </w:r>
      <w:r>
        <w:rPr>
          <w:rFonts w:hint="eastAsia"/>
          <w:lang w:val="en-US" w:eastAsia="zh-CN"/>
        </w:rPr>
        <w:t xml:space="preserve"> </w:t>
      </w:r>
      <w:r>
        <w:rPr>
          <w:rFonts w:hint="default"/>
          <w:lang w:val="en-US" w:eastAsia="zh-CN"/>
        </w:rPr>
        <w:t>LAN topologies: ring, star, and bus.How does the shape of the topology</w:t>
      </w:r>
      <w:r>
        <w:rPr>
          <w:rFonts w:hint="eastAsia"/>
          <w:lang w:val="en-US" w:eastAsia="zh-CN"/>
        </w:rPr>
        <w:t xml:space="preserve"> influence message flow through a LAN?</w:t>
      </w:r>
    </w:p>
    <w:p>
      <w:pPr>
        <w:numPr>
          <w:ilvl w:val="0"/>
          <w:numId w:val="0"/>
        </w:numPr>
        <w:ind w:firstLine="422" w:firstLineChars="200"/>
        <w:rPr>
          <w:rFonts w:hint="eastAsia"/>
          <w:b/>
          <w:bCs/>
          <w:i/>
          <w:iCs/>
          <w:lang w:val="en-US" w:eastAsia="zh-CN"/>
        </w:rPr>
      </w:pPr>
      <w:r>
        <w:rPr>
          <w:rFonts w:hint="eastAsia"/>
          <w:b/>
          <w:bCs/>
          <w:i/>
          <w:iCs/>
          <w:lang w:val="en-US" w:eastAsia="zh-CN"/>
        </w:rPr>
        <w:t>A ring topology connects all nodes in a closed loop on which messages travel in one direction.The nodes of a ring network pass along messages until they reach their destination.</w:t>
      </w:r>
    </w:p>
    <w:p>
      <w:pPr>
        <w:numPr>
          <w:ilvl w:val="0"/>
          <w:numId w:val="0"/>
        </w:numPr>
        <w:ind w:firstLine="422" w:firstLineChars="200"/>
        <w:rPr>
          <w:rFonts w:hint="eastAsia"/>
          <w:b/>
          <w:bCs/>
          <w:i/>
          <w:iCs/>
          <w:lang w:val="en-US" w:eastAsia="zh-CN"/>
        </w:rPr>
      </w:pPr>
      <w:r>
        <w:rPr>
          <w:rFonts w:hint="eastAsia"/>
          <w:b/>
          <w:bCs/>
          <w:i/>
          <w:iCs/>
          <w:lang w:val="en-US" w:eastAsia="zh-CN"/>
        </w:rPr>
        <w:t>A star topology centers on one node to which all others are connected and through which all message s are sent.</w:t>
      </w:r>
    </w:p>
    <w:p>
      <w:pPr>
        <w:numPr>
          <w:ilvl w:val="0"/>
          <w:numId w:val="0"/>
        </w:numPr>
        <w:ind w:firstLine="422" w:firstLineChars="200"/>
        <w:rPr>
          <w:rFonts w:hint="eastAsia"/>
          <w:b/>
          <w:bCs/>
          <w:i/>
          <w:iCs/>
          <w:lang w:val="en-US" w:eastAsia="zh-CN"/>
        </w:rPr>
      </w:pPr>
      <w:r>
        <w:rPr>
          <w:rFonts w:hint="eastAsia"/>
          <w:b/>
          <w:bCs/>
          <w:i/>
          <w:iCs/>
          <w:lang w:val="en-US" w:eastAsia="zh-CN"/>
        </w:rPr>
        <w:t>In a bus topology,all nodes are connnected to a single communication line that carries messages in both directions.The nodes on the bus check any message sent on the bus but ignore any that are not addressed to them.</w:t>
      </w:r>
    </w:p>
    <w:p>
      <w:pPr>
        <w:numPr>
          <w:ilvl w:val="0"/>
          <w:numId w:val="0"/>
        </w:numPr>
        <w:rPr>
          <w:rFonts w:hint="default"/>
          <w:lang w:val="en-US" w:eastAsia="zh-CN"/>
        </w:rPr>
      </w:pPr>
    </w:p>
    <w:p>
      <w:pPr>
        <w:numPr>
          <w:ilvl w:val="0"/>
          <w:numId w:val="40"/>
        </w:numPr>
        <w:ind w:left="0" w:leftChars="0" w:firstLine="0" w:firstLineChars="0"/>
        <w:rPr>
          <w:rFonts w:hint="default"/>
          <w:lang w:val="en-US" w:eastAsia="zh-CN"/>
        </w:rPr>
      </w:pPr>
      <w:r>
        <w:rPr>
          <w:rFonts w:hint="default"/>
          <w:lang w:val="en-US" w:eastAsia="zh-CN"/>
        </w:rPr>
        <w:t>Messages sent across the Internet</w:t>
      </w:r>
      <w:r>
        <w:rPr>
          <w:rFonts w:hint="eastAsia"/>
          <w:lang w:val="en-US" w:eastAsia="zh-CN"/>
        </w:rPr>
        <w:t xml:space="preserve"> </w:t>
      </w:r>
      <w:r>
        <w:rPr>
          <w:rFonts w:hint="default"/>
          <w:lang w:val="en-US" w:eastAsia="zh-CN"/>
        </w:rPr>
        <w:t>are divided into packets. What is</w:t>
      </w:r>
      <w:r>
        <w:rPr>
          <w:rFonts w:hint="eastAsia"/>
          <w:lang w:val="en-US" w:eastAsia="zh-CN"/>
        </w:rPr>
        <w:t xml:space="preserve"> </w:t>
      </w:r>
      <w:r>
        <w:rPr>
          <w:rFonts w:hint="default"/>
          <w:lang w:val="en-US" w:eastAsia="zh-CN"/>
        </w:rPr>
        <w:t>a packet, and why are messages</w:t>
      </w:r>
      <w:r>
        <w:rPr>
          <w:rFonts w:hint="eastAsia"/>
          <w:lang w:val="en-US" w:eastAsia="zh-CN"/>
        </w:rPr>
        <w:t xml:space="preserve"> </w:t>
      </w:r>
      <w:r>
        <w:rPr>
          <w:rFonts w:hint="default"/>
          <w:lang w:val="en-US" w:eastAsia="zh-CN"/>
        </w:rPr>
        <w:t>divided into them?</w:t>
      </w:r>
    </w:p>
    <w:p>
      <w:pPr>
        <w:numPr>
          <w:ilvl w:val="0"/>
          <w:numId w:val="0"/>
        </w:numPr>
        <w:ind w:firstLine="422" w:firstLineChars="200"/>
        <w:rPr>
          <w:rFonts w:hint="eastAsia"/>
          <w:b/>
          <w:bCs/>
          <w:i/>
          <w:iCs/>
          <w:lang w:val="en-US" w:eastAsia="zh-CN"/>
        </w:rPr>
      </w:pPr>
      <w:r>
        <w:rPr>
          <w:rFonts w:hint="eastAsia"/>
          <w:b/>
          <w:bCs/>
          <w:i/>
          <w:iCs/>
          <w:lang w:val="en-US" w:eastAsia="zh-CN"/>
        </w:rPr>
        <w:t>Packet is a unit of data sent across a network.</w:t>
      </w:r>
    </w:p>
    <w:p>
      <w:pPr>
        <w:numPr>
          <w:ilvl w:val="0"/>
          <w:numId w:val="0"/>
        </w:numPr>
        <w:ind w:firstLine="422" w:firstLineChars="200"/>
        <w:rPr>
          <w:rFonts w:hint="default"/>
          <w:b/>
          <w:bCs/>
          <w:i/>
          <w:iCs/>
          <w:lang w:val="en-US" w:eastAsia="zh-CN"/>
        </w:rPr>
      </w:pPr>
      <w:r>
        <w:rPr>
          <w:rFonts w:hint="eastAsia"/>
          <w:b/>
          <w:bCs/>
          <w:i/>
          <w:iCs/>
          <w:lang w:val="en-US" w:eastAsia="zh-CN"/>
        </w:rPr>
        <w:t>To improve the efficiency of transferring data over a shared communication line.</w:t>
      </w:r>
    </w:p>
    <w:p>
      <w:pPr>
        <w:numPr>
          <w:ilvl w:val="0"/>
          <w:numId w:val="0"/>
        </w:numPr>
        <w:rPr>
          <w:rFonts w:hint="default"/>
          <w:lang w:val="en-US" w:eastAsia="zh-CN"/>
        </w:rPr>
      </w:pPr>
    </w:p>
    <w:p>
      <w:pPr>
        <w:numPr>
          <w:ilvl w:val="0"/>
          <w:numId w:val="40"/>
        </w:numPr>
        <w:ind w:left="0" w:leftChars="0" w:firstLine="0" w:firstLineChars="0"/>
        <w:rPr>
          <w:rFonts w:hint="eastAsia"/>
          <w:lang w:val="en-US" w:eastAsia="zh-CN"/>
        </w:rPr>
      </w:pPr>
      <w:r>
        <w:rPr>
          <w:rFonts w:hint="default"/>
          <w:lang w:val="en-US" w:eastAsia="zh-CN"/>
        </w:rPr>
        <w:t>Name three technologies</w:t>
      </w:r>
      <w:r>
        <w:rPr>
          <w:rFonts w:hint="eastAsia"/>
          <w:lang w:val="en-US" w:eastAsia="zh-CN"/>
        </w:rPr>
        <w:t xml:space="preserve"> for connecting a home computer to the Internet.</w:t>
      </w:r>
    </w:p>
    <w:p>
      <w:pPr>
        <w:numPr>
          <w:ilvl w:val="0"/>
          <w:numId w:val="0"/>
        </w:numPr>
        <w:rPr>
          <w:rFonts w:hint="eastAsia"/>
          <w:b/>
          <w:bCs/>
          <w:i/>
          <w:iCs/>
          <w:lang w:val="en-US" w:eastAsia="zh-CN"/>
        </w:rPr>
      </w:pPr>
      <w:r>
        <w:rPr>
          <w:rFonts w:hint="eastAsia"/>
          <w:b/>
          <w:bCs/>
          <w:i/>
          <w:iCs/>
          <w:lang w:val="en-US" w:eastAsia="zh-CN"/>
        </w:rPr>
        <w:t>Phone modem,cable modem,,digital subscriber line(DSL)</w:t>
      </w:r>
    </w:p>
    <w:p>
      <w:pPr>
        <w:numPr>
          <w:ilvl w:val="0"/>
          <w:numId w:val="0"/>
        </w:numPr>
        <w:rPr>
          <w:rFonts w:hint="default"/>
          <w:lang w:val="en-US" w:eastAsia="zh-CN"/>
        </w:rPr>
      </w:pPr>
    </w:p>
    <w:p>
      <w:pPr>
        <w:numPr>
          <w:ilvl w:val="0"/>
          <w:numId w:val="40"/>
        </w:numPr>
        <w:ind w:left="0" w:leftChars="0" w:firstLine="0" w:firstLineChars="0"/>
        <w:rPr>
          <w:rFonts w:hint="default"/>
          <w:lang w:val="en-US" w:eastAsia="zh-CN"/>
        </w:rPr>
      </w:pPr>
      <w:r>
        <w:rPr>
          <w:rFonts w:hint="default"/>
          <w:lang w:val="en-US" w:eastAsia="zh-CN"/>
        </w:rPr>
        <w:t>Explain the term packet switching.</w:t>
      </w:r>
    </w:p>
    <w:p>
      <w:pPr>
        <w:numPr>
          <w:ilvl w:val="0"/>
          <w:numId w:val="0"/>
        </w:numPr>
        <w:ind w:leftChars="0" w:firstLine="422" w:firstLineChars="200"/>
        <w:rPr>
          <w:rFonts w:hint="eastAsia"/>
          <w:b/>
          <w:bCs/>
          <w:i/>
          <w:iCs/>
          <w:lang w:val="en-US" w:eastAsia="zh-CN"/>
        </w:rPr>
      </w:pPr>
      <w:r>
        <w:rPr>
          <w:rFonts w:hint="eastAsia"/>
          <w:b/>
          <w:bCs/>
          <w:i/>
          <w:iCs/>
          <w:lang w:val="en-US" w:eastAsia="zh-CN"/>
        </w:rPr>
        <w:t>The approach to network communication in which packets are individually routed to their destination,then reassembled.</w:t>
      </w:r>
    </w:p>
    <w:p>
      <w:pPr>
        <w:numPr>
          <w:ilvl w:val="0"/>
          <w:numId w:val="0"/>
        </w:numPr>
        <w:rPr>
          <w:rFonts w:hint="default"/>
          <w:lang w:val="en-US" w:eastAsia="zh-CN"/>
        </w:rPr>
      </w:pPr>
    </w:p>
    <w:p>
      <w:pPr>
        <w:numPr>
          <w:ilvl w:val="0"/>
          <w:numId w:val="40"/>
        </w:numPr>
        <w:ind w:left="0" w:leftChars="0" w:firstLine="0" w:firstLineChars="0"/>
        <w:rPr>
          <w:rFonts w:hint="default"/>
          <w:lang w:val="en-US" w:eastAsia="zh-CN"/>
        </w:rPr>
      </w:pPr>
      <w:r>
        <w:rPr>
          <w:rFonts w:hint="default"/>
          <w:lang w:val="en-US" w:eastAsia="zh-CN"/>
        </w:rPr>
        <w:t>What problems arise due to packet</w:t>
      </w:r>
      <w:r>
        <w:rPr>
          <w:rFonts w:hint="eastAsia"/>
          <w:lang w:val="en-US" w:eastAsia="zh-CN"/>
        </w:rPr>
        <w:t xml:space="preserve"> </w:t>
      </w:r>
      <w:r>
        <w:rPr>
          <w:rFonts w:hint="default"/>
          <w:lang w:val="en-US" w:eastAsia="zh-CN"/>
        </w:rPr>
        <w:t>switching?</w:t>
      </w:r>
      <w:r>
        <w:rPr>
          <w:rFonts w:hint="eastAsia"/>
          <w:lang w:val="en-US" w:eastAsia="zh-CN"/>
        </w:rPr>
        <w:t>And how can they be solved？</w:t>
      </w:r>
    </w:p>
    <w:p>
      <w:pPr>
        <w:numPr>
          <w:ilvl w:val="0"/>
          <w:numId w:val="0"/>
        </w:numPr>
        <w:ind w:leftChars="0" w:firstLine="422" w:firstLineChars="200"/>
        <w:rPr>
          <w:rFonts w:hint="eastAsia"/>
          <w:b/>
          <w:bCs/>
          <w:i/>
          <w:iCs/>
          <w:lang w:val="en-US" w:eastAsia="zh-CN"/>
        </w:rPr>
      </w:pPr>
      <w:r>
        <w:rPr>
          <w:rFonts w:hint="eastAsia"/>
          <w:b/>
          <w:bCs/>
          <w:i/>
          <w:iCs/>
          <w:lang w:val="en-US" w:eastAsia="zh-CN"/>
        </w:rPr>
        <w:t>A path may be blocked due to a down machine,and a router might send a packet along an alternative route.</w:t>
      </w:r>
    </w:p>
    <w:p>
      <w:pPr>
        <w:numPr>
          <w:ilvl w:val="0"/>
          <w:numId w:val="0"/>
        </w:numPr>
        <w:ind w:leftChars="0" w:firstLine="422" w:firstLineChars="200"/>
        <w:rPr>
          <w:rFonts w:hint="default"/>
          <w:b/>
          <w:bCs/>
          <w:i/>
          <w:iCs/>
          <w:lang w:val="en-US" w:eastAsia="zh-CN"/>
        </w:rPr>
      </w:pPr>
      <w:r>
        <w:rPr>
          <w:rFonts w:hint="eastAsia"/>
          <w:b/>
          <w:bCs/>
          <w:i/>
          <w:iCs/>
          <w:lang w:val="en-US" w:eastAsia="zh-CN"/>
        </w:rPr>
        <w:t>A communication line may span a long distance,and the signal may be weaken.Repeaters are installed periodically along the line to strengthen and propagate the signal.</w:t>
      </w:r>
    </w:p>
    <w:p>
      <w:pPr>
        <w:numPr>
          <w:ilvl w:val="0"/>
          <w:numId w:val="0"/>
        </w:numPr>
        <w:rPr>
          <w:rFonts w:hint="default"/>
          <w:lang w:val="en-US" w:eastAsia="zh-CN"/>
        </w:rPr>
      </w:pPr>
    </w:p>
    <w:p>
      <w:pPr>
        <w:numPr>
          <w:ilvl w:val="0"/>
          <w:numId w:val="40"/>
        </w:numPr>
        <w:ind w:left="0" w:leftChars="0" w:firstLine="0" w:firstLineChars="0"/>
        <w:rPr>
          <w:rFonts w:hint="default"/>
          <w:lang w:val="en-US" w:eastAsia="zh-CN"/>
        </w:rPr>
      </w:pPr>
      <w:r>
        <w:rPr>
          <w:rFonts w:hint="default"/>
          <w:lang w:val="en-US" w:eastAsia="zh-CN"/>
        </w:rPr>
        <w:t>What</w:t>
      </w:r>
      <w:r>
        <w:rPr>
          <w:rFonts w:hint="eastAsia"/>
          <w:lang w:val="en-US" w:eastAsia="zh-CN"/>
        </w:rPr>
        <w:t xml:space="preserve"> does the acronym of</w:t>
      </w:r>
      <w:r>
        <w:rPr>
          <w:rFonts w:hint="default"/>
          <w:lang w:val="en-US" w:eastAsia="zh-CN"/>
        </w:rPr>
        <w:t xml:space="preserve"> MAN</w:t>
      </w:r>
      <w:r>
        <w:rPr>
          <w:rFonts w:hint="eastAsia"/>
          <w:lang w:val="en-US" w:eastAsia="zh-CN"/>
        </w:rPr>
        <w:t xml:space="preserve"> represent?</w:t>
      </w:r>
    </w:p>
    <w:p>
      <w:pPr>
        <w:numPr>
          <w:ilvl w:val="0"/>
          <w:numId w:val="0"/>
        </w:numPr>
        <w:ind w:firstLine="422" w:firstLineChars="200"/>
        <w:rPr>
          <w:rFonts w:hint="eastAsia"/>
          <w:b/>
          <w:bCs/>
          <w:i/>
          <w:iCs/>
          <w:lang w:val="en-US" w:eastAsia="zh-CN"/>
        </w:rPr>
      </w:pPr>
      <w:r>
        <w:rPr>
          <w:rFonts w:hint="eastAsia"/>
          <w:b/>
          <w:bCs/>
          <w:i/>
          <w:iCs/>
          <w:lang w:val="en-US" w:eastAsia="zh-CN"/>
        </w:rPr>
        <w:t>Metropolitan-area network</w:t>
      </w:r>
    </w:p>
    <w:p>
      <w:pPr>
        <w:numPr>
          <w:ilvl w:val="0"/>
          <w:numId w:val="0"/>
        </w:numPr>
        <w:rPr>
          <w:rFonts w:hint="eastAsia"/>
          <w:b/>
          <w:bCs/>
          <w:i/>
          <w:iCs/>
          <w:lang w:val="en-US" w:eastAsia="zh-CN"/>
        </w:rPr>
      </w:pPr>
    </w:p>
    <w:p>
      <w:pPr>
        <w:numPr>
          <w:ilvl w:val="0"/>
          <w:numId w:val="40"/>
        </w:numPr>
        <w:ind w:left="0" w:leftChars="0" w:firstLine="0" w:firstLineChars="0"/>
        <w:rPr>
          <w:rFonts w:hint="default"/>
          <w:b w:val="0"/>
          <w:bCs w:val="0"/>
          <w:i w:val="0"/>
          <w:iCs w:val="0"/>
          <w:lang w:val="en-US" w:eastAsia="zh-CN"/>
        </w:rPr>
      </w:pPr>
      <w:r>
        <w:rPr>
          <w:rFonts w:hint="eastAsia"/>
          <w:b w:val="0"/>
          <w:bCs w:val="0"/>
          <w:i w:val="0"/>
          <w:iCs w:val="0"/>
          <w:lang w:val="en-US" w:eastAsia="zh-CN"/>
        </w:rPr>
        <w:t>How is a hostname composed?</w:t>
      </w:r>
    </w:p>
    <w:p>
      <w:pPr>
        <w:numPr>
          <w:ilvl w:val="0"/>
          <w:numId w:val="0"/>
        </w:numPr>
        <w:ind w:leftChars="0" w:firstLine="422" w:firstLineChars="200"/>
        <w:rPr>
          <w:rFonts w:hint="default"/>
          <w:b/>
          <w:bCs/>
          <w:i/>
          <w:iCs/>
          <w:lang w:val="en-US" w:eastAsia="zh-CN"/>
        </w:rPr>
      </w:pPr>
      <w:r>
        <w:rPr>
          <w:rFonts w:hint="eastAsia"/>
          <w:b/>
          <w:bCs/>
          <w:i/>
          <w:iCs/>
          <w:lang w:val="en-US" w:eastAsia="zh-CN"/>
        </w:rPr>
        <w:t>It consists of the computer name followed by the domain name.</w:t>
      </w:r>
    </w:p>
    <w:p>
      <w:pPr>
        <w:numPr>
          <w:ilvl w:val="0"/>
          <w:numId w:val="0"/>
        </w:numPr>
        <w:ind w:leftChars="0"/>
        <w:rPr>
          <w:rFonts w:hint="default"/>
          <w:b w:val="0"/>
          <w:bCs w:val="0"/>
          <w:i w:val="0"/>
          <w:iCs w:val="0"/>
          <w:lang w:val="en-US" w:eastAsia="zh-CN"/>
        </w:rPr>
      </w:pPr>
    </w:p>
    <w:p>
      <w:pPr>
        <w:numPr>
          <w:ilvl w:val="0"/>
          <w:numId w:val="40"/>
        </w:numPr>
        <w:ind w:left="0" w:leftChars="0" w:firstLine="0" w:firstLineChars="0"/>
        <w:rPr>
          <w:rFonts w:hint="default"/>
          <w:b w:val="0"/>
          <w:bCs w:val="0"/>
          <w:i w:val="0"/>
          <w:iCs w:val="0"/>
          <w:lang w:val="en-US" w:eastAsia="zh-CN"/>
        </w:rPr>
      </w:pPr>
      <w:r>
        <w:rPr>
          <w:rFonts w:hint="eastAsia"/>
          <w:b w:val="0"/>
          <w:bCs w:val="0"/>
          <w:i w:val="0"/>
          <w:iCs w:val="0"/>
          <w:lang w:val="en-US" w:eastAsia="zh-CN"/>
        </w:rPr>
        <w:t>Why was the IPv6 protocol created for IP address?</w:t>
      </w:r>
    </w:p>
    <w:p>
      <w:pPr>
        <w:numPr>
          <w:ilvl w:val="0"/>
          <w:numId w:val="0"/>
        </w:numPr>
        <w:ind w:leftChars="0" w:firstLine="422" w:firstLineChars="200"/>
        <w:rPr>
          <w:rFonts w:hint="default"/>
          <w:b/>
          <w:bCs/>
          <w:i/>
          <w:iCs/>
          <w:lang w:val="en-US" w:eastAsia="zh-CN"/>
        </w:rPr>
      </w:pPr>
      <w:r>
        <w:rPr>
          <w:rFonts w:hint="eastAsia"/>
          <w:b/>
          <w:bCs/>
          <w:i/>
          <w:iCs/>
          <w:lang w:val="en-US" w:eastAsia="zh-CN"/>
        </w:rPr>
        <w:t>The IPv4 strategy is limited in the number of unique computers(around four billion) it could identify.As Internet use increased,especially with the popularity of mobile computing devices such as smartphone and tablets,the supply of unique 4-byte IPv4 addresses dwindled.</w:t>
      </w:r>
    </w:p>
    <w:p>
      <w:pPr>
        <w:numPr>
          <w:ilvl w:val="0"/>
          <w:numId w:val="0"/>
        </w:numPr>
        <w:rPr>
          <w:rFonts w:hint="eastAsia"/>
          <w:b/>
          <w:bCs/>
          <w:i/>
          <w:iCs/>
          <w:lang w:val="en-US" w:eastAsia="zh-CN"/>
        </w:rPr>
      </w:pPr>
    </w:p>
    <w:p>
      <w:pPr>
        <w:numPr>
          <w:ilvl w:val="0"/>
          <w:numId w:val="40"/>
        </w:numPr>
        <w:ind w:left="0" w:leftChars="0" w:firstLine="0" w:firstLineChars="0"/>
        <w:rPr>
          <w:rFonts w:hint="default"/>
          <w:b w:val="0"/>
          <w:bCs w:val="0"/>
          <w:i w:val="0"/>
          <w:iCs w:val="0"/>
          <w:lang w:val="en-US" w:eastAsia="zh-CN"/>
        </w:rPr>
      </w:pPr>
      <w:r>
        <w:rPr>
          <w:rFonts w:hint="eastAsia"/>
          <w:b w:val="0"/>
          <w:bCs w:val="0"/>
          <w:i w:val="0"/>
          <w:iCs w:val="0"/>
          <w:lang w:val="en-US" w:eastAsia="zh-CN"/>
        </w:rPr>
        <w:t>What is a top-level domain name（TLD）?</w:t>
      </w:r>
    </w:p>
    <w:p>
      <w:pPr>
        <w:numPr>
          <w:ilvl w:val="0"/>
          <w:numId w:val="0"/>
        </w:numPr>
        <w:ind w:leftChars="0" w:firstLine="422" w:firstLineChars="200"/>
        <w:rPr>
          <w:rFonts w:hint="default"/>
          <w:lang w:val="en-US" w:eastAsia="zh-CN"/>
        </w:rPr>
      </w:pPr>
      <w:r>
        <w:rPr>
          <w:rFonts w:hint="eastAsia"/>
          <w:b/>
          <w:bCs/>
          <w:i/>
          <w:iCs/>
          <w:lang w:val="en-US" w:eastAsia="zh-CN"/>
        </w:rPr>
        <w:t>The last section of a domain name specifying the type of organization or its country of origin.</w:t>
      </w:r>
    </w:p>
    <w:p>
      <w:pPr>
        <w:widowControl w:val="0"/>
        <w:numPr>
          <w:ilvl w:val="0"/>
          <w:numId w:val="40"/>
        </w:numPr>
        <w:ind w:left="0" w:leftChars="0" w:firstLine="0" w:firstLineChars="0"/>
        <w:jc w:val="both"/>
        <w:rPr>
          <w:rFonts w:hint="default"/>
          <w:lang w:val="en-US" w:eastAsia="zh-CN"/>
        </w:rPr>
      </w:pPr>
      <w:r>
        <w:rPr>
          <w:rFonts w:hint="default"/>
          <w:lang w:val="en-US" w:eastAsia="zh-CN"/>
        </w:rPr>
        <w:t>An engineer notices that the data received by comput</w:t>
      </w:r>
      <w:r>
        <w:rPr>
          <w:rFonts w:hint="default"/>
          <w:lang w:val="en-US" w:eastAsia="zh-CN"/>
        </w:rPr>
        <w:softHyphen/>
      </w:r>
      <w:r>
        <w:rPr>
          <w:rFonts w:hint="default"/>
          <w:lang w:val="en-US" w:eastAsia="zh-CN"/>
        </w:rPr>
        <w:t>ers at the two ends of a bus LAN contain many errors. What do you think is the problem? What can be done to solve the problem?</w:t>
      </w:r>
    </w:p>
    <w:p>
      <w:pPr>
        <w:widowControl w:val="0"/>
        <w:numPr>
          <w:ilvl w:val="0"/>
          <w:numId w:val="0"/>
        </w:numPr>
        <w:ind w:leftChars="0" w:firstLine="422" w:firstLineChars="200"/>
        <w:jc w:val="both"/>
        <w:rPr>
          <w:rFonts w:hint="default"/>
          <w:b/>
          <w:bCs/>
          <w:i/>
          <w:iCs/>
          <w:lang w:val="en-US" w:eastAsia="zh-CN"/>
        </w:rPr>
      </w:pPr>
      <w:r>
        <w:rPr>
          <w:rFonts w:hint="default"/>
          <w:b/>
          <w:bCs/>
          <w:i/>
          <w:iCs/>
          <w:lang w:val="en-US" w:eastAsia="zh-CN"/>
        </w:rPr>
        <w:t>An engineer notices that the data received by comput</w:t>
      </w:r>
      <w:r>
        <w:rPr>
          <w:rFonts w:hint="default"/>
          <w:b/>
          <w:bCs/>
          <w:i/>
          <w:iCs/>
          <w:lang w:val="en-US" w:eastAsia="zh-CN"/>
        </w:rPr>
        <w:softHyphen/>
      </w:r>
      <w:r>
        <w:rPr>
          <w:rFonts w:hint="default"/>
          <w:b/>
          <w:bCs/>
          <w:i/>
          <w:iCs/>
          <w:lang w:val="en-US" w:eastAsia="zh-CN"/>
        </w:rPr>
        <w:t>ers at the two ends of a bus LAN contain many errors.</w:t>
      </w:r>
    </w:p>
    <w:p>
      <w:pPr>
        <w:widowControl w:val="0"/>
        <w:numPr>
          <w:ilvl w:val="0"/>
          <w:numId w:val="0"/>
        </w:numPr>
        <w:ind w:leftChars="0"/>
        <w:jc w:val="both"/>
        <w:rPr>
          <w:rFonts w:hint="default"/>
          <w:lang w:val="en-US" w:eastAsia="zh-CN"/>
        </w:rPr>
      </w:pPr>
    </w:p>
    <w:p>
      <w:pPr>
        <w:pStyle w:val="12"/>
        <w:keepNext w:val="0"/>
        <w:keepLines w:val="0"/>
        <w:widowControl w:val="0"/>
        <w:numPr>
          <w:ilvl w:val="0"/>
          <w:numId w:val="40"/>
        </w:numPr>
        <w:shd w:val="clear" w:color="auto" w:fill="auto"/>
        <w:tabs>
          <w:tab w:val="left" w:pos="479"/>
        </w:tabs>
        <w:bidi w:val="0"/>
        <w:spacing w:before="0" w:after="80"/>
        <w:ind w:left="0" w:leftChars="0" w:right="0" w:rightChars="0" w:firstLine="0" w:firstLineChars="0"/>
        <w:jc w:val="both"/>
      </w:pPr>
      <w:r>
        <w:rPr>
          <w:rFonts w:ascii="Times New Roman" w:hAnsi="Times New Roman" w:eastAsia="Times New Roman" w:cs="Times New Roman"/>
          <w:color w:val="000000"/>
          <w:spacing w:val="0"/>
          <w:w w:val="100"/>
          <w:position w:val="0"/>
          <w:lang w:val="en-US" w:eastAsia="en-US" w:bidi="en-US"/>
        </w:rPr>
        <w:t>A small part of a bus LAN with 200 stations is dam</w:t>
      </w:r>
      <w:r>
        <w:rPr>
          <w:rFonts w:ascii="Times New Roman" w:hAnsi="Times New Roman" w:eastAsia="Times New Roman" w:cs="Times New Roman"/>
          <w:color w:val="000000"/>
          <w:spacing w:val="0"/>
          <w:w w:val="100"/>
          <w:position w:val="0"/>
          <w:lang w:val="en-US" w:eastAsia="en-US" w:bidi="en-US"/>
        </w:rPr>
        <w:softHyphen/>
      </w:r>
      <w:r>
        <w:rPr>
          <w:rFonts w:ascii="Times New Roman" w:hAnsi="Times New Roman" w:eastAsia="Times New Roman" w:cs="Times New Roman"/>
          <w:color w:val="000000"/>
          <w:spacing w:val="0"/>
          <w:w w:val="100"/>
          <w:position w:val="0"/>
          <w:lang w:val="en-US" w:eastAsia="en-US" w:bidi="en-US"/>
        </w:rPr>
        <w:t xml:space="preserve">aged. How many </w:t>
      </w:r>
      <w:r>
        <w:rPr>
          <w:rFonts w:hint="eastAsia" w:ascii="Times New Roman" w:hAnsi="Times New Roman" w:eastAsia="宋体" w:cs="Times New Roman"/>
          <w:color w:val="000000"/>
          <w:spacing w:val="0"/>
          <w:w w:val="100"/>
          <w:position w:val="0"/>
          <w:lang w:val="en-US" w:eastAsia="zh-CN" w:bidi="en-US"/>
        </w:rPr>
        <w:t xml:space="preserve">other </w:t>
      </w:r>
      <w:r>
        <w:rPr>
          <w:rFonts w:ascii="Times New Roman" w:hAnsi="Times New Roman" w:eastAsia="Times New Roman" w:cs="Times New Roman"/>
          <w:color w:val="000000"/>
          <w:spacing w:val="0"/>
          <w:w w:val="100"/>
          <w:position w:val="0"/>
          <w:lang w:val="en-US" w:eastAsia="en-US" w:bidi="en-US"/>
        </w:rPr>
        <w:t>stations are affected by this damage?</w:t>
      </w:r>
      <w:bookmarkStart w:id="14" w:name="_GoBack"/>
      <w:bookmarkEnd w:id="14"/>
    </w:p>
    <w:p>
      <w:pPr>
        <w:pStyle w:val="12"/>
        <w:keepNext w:val="0"/>
        <w:keepLines w:val="0"/>
        <w:widowControl w:val="0"/>
        <w:numPr>
          <w:ilvl w:val="0"/>
          <w:numId w:val="0"/>
        </w:numPr>
        <w:shd w:val="clear" w:color="auto" w:fill="auto"/>
        <w:tabs>
          <w:tab w:val="left" w:pos="479"/>
        </w:tabs>
        <w:bidi w:val="0"/>
        <w:spacing w:before="0" w:after="80"/>
        <w:ind w:leftChars="0" w:right="0" w:rightChars="0" w:firstLine="402" w:firstLineChars="200"/>
        <w:jc w:val="both"/>
        <w:rPr>
          <w:rFonts w:hint="eastAsia" w:eastAsia="宋体"/>
          <w:b/>
          <w:bCs/>
          <w:i/>
          <w:iCs/>
          <w:lang w:val="en-US" w:eastAsia="zh-CN"/>
        </w:rPr>
      </w:pPr>
      <w:bookmarkStart w:id="12" w:name="bookmark264"/>
      <w:bookmarkEnd w:id="12"/>
      <w:r>
        <w:rPr>
          <w:rFonts w:hint="eastAsia" w:eastAsia="宋体"/>
          <w:b/>
          <w:bCs/>
          <w:i/>
          <w:iCs/>
          <w:lang w:val="en-US" w:eastAsia="zh-CN"/>
        </w:rPr>
        <w:t>In bus topology, when a station sends a frame to another computer, all computers receive the frame and check its destination address. So no computer is affected by this damage.</w:t>
      </w:r>
    </w:p>
    <w:p>
      <w:pPr>
        <w:pStyle w:val="12"/>
        <w:keepNext w:val="0"/>
        <w:keepLines w:val="0"/>
        <w:widowControl w:val="0"/>
        <w:numPr>
          <w:ilvl w:val="0"/>
          <w:numId w:val="40"/>
        </w:numPr>
        <w:shd w:val="clear" w:color="auto" w:fill="auto"/>
        <w:tabs>
          <w:tab w:val="left" w:pos="479"/>
        </w:tabs>
        <w:bidi w:val="0"/>
        <w:spacing w:before="0" w:after="80"/>
        <w:ind w:left="0" w:leftChars="0" w:right="0" w:rightChars="0" w:firstLine="0" w:firstLineChars="0"/>
        <w:jc w:val="both"/>
        <w:rPr>
          <w:rFonts w:ascii="Times New Roman" w:hAnsi="Times New Roman" w:eastAsia="Times New Roman" w:cs="Times New Roman"/>
          <w:color w:val="000000"/>
          <w:spacing w:val="0"/>
          <w:w w:val="100"/>
          <w:position w:val="0"/>
          <w:lang w:val="en-US" w:eastAsia="en-US" w:bidi="en-US"/>
        </w:rPr>
      </w:pPr>
      <w:r>
        <w:rPr>
          <w:rFonts w:ascii="Times New Roman" w:hAnsi="Times New Roman" w:eastAsia="Times New Roman" w:cs="Times New Roman"/>
          <w:color w:val="000000"/>
          <w:spacing w:val="0"/>
          <w:w w:val="100"/>
          <w:position w:val="0"/>
          <w:lang w:val="en-US" w:eastAsia="en-US" w:bidi="en-US"/>
        </w:rPr>
        <w:t>A small part of a star LAN with 200 stations is dam</w:t>
      </w:r>
      <w:r>
        <w:rPr>
          <w:rFonts w:ascii="Times New Roman" w:hAnsi="Times New Roman" w:eastAsia="Times New Roman" w:cs="Times New Roman"/>
          <w:color w:val="000000"/>
          <w:spacing w:val="0"/>
          <w:w w:val="100"/>
          <w:position w:val="0"/>
          <w:lang w:val="en-US" w:eastAsia="en-US" w:bidi="en-US"/>
        </w:rPr>
        <w:softHyphen/>
      </w:r>
      <w:r>
        <w:rPr>
          <w:rFonts w:ascii="Times New Roman" w:hAnsi="Times New Roman" w:eastAsia="Times New Roman" w:cs="Times New Roman"/>
          <w:color w:val="000000"/>
          <w:spacing w:val="0"/>
          <w:w w:val="100"/>
          <w:position w:val="0"/>
          <w:lang w:val="en-US" w:eastAsia="en-US" w:bidi="en-US"/>
        </w:rPr>
        <w:t xml:space="preserve">aged. How many </w:t>
      </w:r>
      <w:r>
        <w:rPr>
          <w:rFonts w:hint="eastAsia" w:ascii="Times New Roman" w:hAnsi="Times New Roman" w:eastAsia="宋体" w:cs="Times New Roman"/>
          <w:color w:val="000000"/>
          <w:spacing w:val="0"/>
          <w:w w:val="100"/>
          <w:position w:val="0"/>
          <w:lang w:val="en-US" w:eastAsia="zh-CN" w:bidi="en-US"/>
        </w:rPr>
        <w:t xml:space="preserve">other </w:t>
      </w:r>
      <w:r>
        <w:rPr>
          <w:rFonts w:ascii="Times New Roman" w:hAnsi="Times New Roman" w:eastAsia="Times New Roman" w:cs="Times New Roman"/>
          <w:color w:val="000000"/>
          <w:spacing w:val="0"/>
          <w:w w:val="100"/>
          <w:position w:val="0"/>
          <w:lang w:val="en-US" w:eastAsia="en-US" w:bidi="en-US"/>
        </w:rPr>
        <w:t>stations are affected by this damage?</w:t>
      </w:r>
    </w:p>
    <w:p>
      <w:pPr>
        <w:pStyle w:val="12"/>
        <w:keepNext w:val="0"/>
        <w:keepLines w:val="0"/>
        <w:widowControl w:val="0"/>
        <w:numPr>
          <w:ilvl w:val="0"/>
          <w:numId w:val="0"/>
        </w:numPr>
        <w:shd w:val="clear" w:color="auto" w:fill="auto"/>
        <w:tabs>
          <w:tab w:val="left" w:pos="479"/>
        </w:tabs>
        <w:bidi w:val="0"/>
        <w:spacing w:before="0" w:after="80"/>
        <w:ind w:leftChars="0" w:right="0" w:rightChars="0" w:firstLine="402" w:firstLineChars="200"/>
        <w:jc w:val="both"/>
        <w:rPr>
          <w:rFonts w:hint="default" w:eastAsia="宋体"/>
          <w:b/>
          <w:bCs/>
          <w:i/>
          <w:iCs/>
          <w:lang w:val="en-US" w:eastAsia="zh-CN"/>
        </w:rPr>
      </w:pPr>
      <w:r>
        <w:rPr>
          <w:rFonts w:hint="eastAsia" w:eastAsia="宋体"/>
          <w:b/>
          <w:bCs/>
          <w:i/>
          <w:iCs/>
          <w:lang w:val="en-US" w:eastAsia="zh-CN"/>
        </w:rPr>
        <w:t>If the core node station is in that 200 stations,all the stations will be affected by this damage.Otherwise,no computer is affected by this damage.</w:t>
      </w:r>
    </w:p>
    <w:p>
      <w:pPr>
        <w:pStyle w:val="12"/>
        <w:keepNext w:val="0"/>
        <w:keepLines w:val="0"/>
        <w:widowControl w:val="0"/>
        <w:numPr>
          <w:ilvl w:val="0"/>
          <w:numId w:val="40"/>
        </w:numPr>
        <w:shd w:val="clear" w:color="auto" w:fill="auto"/>
        <w:tabs>
          <w:tab w:val="left" w:pos="479"/>
        </w:tabs>
        <w:bidi w:val="0"/>
        <w:spacing w:before="0" w:after="80"/>
        <w:ind w:left="0" w:leftChars="0" w:right="0" w:rightChars="0" w:firstLine="0" w:firstLineChars="0"/>
        <w:jc w:val="both"/>
        <w:rPr>
          <w:rFonts w:ascii="Times New Roman" w:hAnsi="Times New Roman" w:eastAsia="Times New Roman" w:cs="Times New Roman"/>
          <w:color w:val="000000"/>
          <w:spacing w:val="0"/>
          <w:w w:val="100"/>
          <w:position w:val="0"/>
          <w:lang w:val="en-US" w:eastAsia="en-US" w:bidi="en-US"/>
        </w:rPr>
      </w:pPr>
      <w:bookmarkStart w:id="13" w:name="bookmark265"/>
      <w:bookmarkEnd w:id="13"/>
      <w:r>
        <w:rPr>
          <w:rFonts w:ascii="Times New Roman" w:hAnsi="Times New Roman" w:eastAsia="Times New Roman" w:cs="Times New Roman"/>
          <w:color w:val="000000"/>
          <w:spacing w:val="0"/>
          <w:w w:val="100"/>
          <w:position w:val="0"/>
          <w:lang w:val="en-US" w:eastAsia="en-US" w:bidi="en-US"/>
        </w:rPr>
        <w:t>A small part of a ring LAN with 200 stations is dam</w:t>
      </w:r>
      <w:r>
        <w:rPr>
          <w:rFonts w:ascii="Times New Roman" w:hAnsi="Times New Roman" w:eastAsia="Times New Roman" w:cs="Times New Roman"/>
          <w:color w:val="000000"/>
          <w:spacing w:val="0"/>
          <w:w w:val="100"/>
          <w:position w:val="0"/>
          <w:lang w:val="en-US" w:eastAsia="en-US" w:bidi="en-US"/>
        </w:rPr>
        <w:softHyphen/>
      </w:r>
      <w:r>
        <w:rPr>
          <w:rFonts w:ascii="Times New Roman" w:hAnsi="Times New Roman" w:eastAsia="Times New Roman" w:cs="Times New Roman"/>
          <w:color w:val="000000"/>
          <w:spacing w:val="0"/>
          <w:w w:val="100"/>
          <w:position w:val="0"/>
          <w:lang w:val="en-US" w:eastAsia="en-US" w:bidi="en-US"/>
        </w:rPr>
        <w:t xml:space="preserve">aged. How many </w:t>
      </w:r>
      <w:r>
        <w:rPr>
          <w:rFonts w:hint="eastAsia" w:ascii="Times New Roman" w:hAnsi="Times New Roman" w:eastAsia="宋体" w:cs="Times New Roman"/>
          <w:color w:val="000000"/>
          <w:spacing w:val="0"/>
          <w:w w:val="100"/>
          <w:position w:val="0"/>
          <w:lang w:val="en-US" w:eastAsia="zh-CN" w:bidi="en-US"/>
        </w:rPr>
        <w:t xml:space="preserve">other </w:t>
      </w:r>
      <w:r>
        <w:rPr>
          <w:rFonts w:ascii="Times New Roman" w:hAnsi="Times New Roman" w:eastAsia="Times New Roman" w:cs="Times New Roman"/>
          <w:color w:val="000000"/>
          <w:spacing w:val="0"/>
          <w:w w:val="100"/>
          <w:position w:val="0"/>
          <w:lang w:val="en-US" w:eastAsia="en-US" w:bidi="en-US"/>
        </w:rPr>
        <w:t>stations are affected by this damage?</w:t>
      </w:r>
    </w:p>
    <w:p>
      <w:pPr>
        <w:pStyle w:val="12"/>
        <w:keepNext w:val="0"/>
        <w:keepLines w:val="0"/>
        <w:widowControl w:val="0"/>
        <w:numPr>
          <w:ilvl w:val="0"/>
          <w:numId w:val="0"/>
        </w:numPr>
        <w:shd w:val="clear" w:color="auto" w:fill="auto"/>
        <w:tabs>
          <w:tab w:val="left" w:pos="479"/>
        </w:tabs>
        <w:bidi w:val="0"/>
        <w:spacing w:before="0" w:after="80"/>
        <w:ind w:leftChars="0" w:right="0" w:rightChars="0" w:firstLine="402" w:firstLineChars="200"/>
        <w:jc w:val="both"/>
        <w:rPr>
          <w:rFonts w:hint="eastAsia" w:eastAsia="宋体"/>
          <w:b/>
          <w:bCs/>
          <w:i/>
          <w:iCs/>
          <w:lang w:val="en-US" w:eastAsia="en-US"/>
        </w:rPr>
      </w:pPr>
      <w:r>
        <w:rPr>
          <w:rFonts w:hint="eastAsia" w:eastAsia="宋体"/>
          <w:b/>
          <w:bCs/>
          <w:i/>
          <w:iCs/>
          <w:lang w:val="en-US" w:eastAsia="en-US"/>
        </w:rPr>
        <w:t>In the ring topology, a computer sends a frame to another computer by sending it to</w:t>
      </w:r>
      <w:r>
        <w:rPr>
          <w:rFonts w:hint="eastAsia" w:eastAsia="宋体"/>
          <w:b/>
          <w:bCs/>
          <w:i/>
          <w:iCs/>
          <w:lang w:val="en-US" w:eastAsia="zh-CN"/>
        </w:rPr>
        <w:t xml:space="preserve"> </w:t>
      </w:r>
      <w:r>
        <w:rPr>
          <w:rFonts w:hint="eastAsia" w:eastAsia="宋体"/>
          <w:b/>
          <w:bCs/>
          <w:i/>
          <w:iCs/>
          <w:lang w:val="en-US" w:eastAsia="en-US"/>
        </w:rPr>
        <w:t>its neighbor. So, all the stations are affected by this damage.</w:t>
      </w:r>
    </w:p>
    <w:p>
      <w:pPr>
        <w:pStyle w:val="12"/>
        <w:keepNext w:val="0"/>
        <w:keepLines w:val="0"/>
        <w:widowControl w:val="0"/>
        <w:numPr>
          <w:ilvl w:val="0"/>
          <w:numId w:val="0"/>
        </w:numPr>
        <w:shd w:val="clear" w:color="auto" w:fill="auto"/>
        <w:tabs>
          <w:tab w:val="left" w:pos="479"/>
        </w:tabs>
        <w:bidi w:val="0"/>
        <w:spacing w:before="0" w:after="80"/>
        <w:ind w:leftChars="0" w:right="0" w:rightChars="0" w:firstLine="402" w:firstLineChars="200"/>
        <w:jc w:val="both"/>
        <w:rPr>
          <w:rFonts w:hint="eastAsia" w:eastAsia="宋体"/>
          <w:b/>
          <w:bCs/>
          <w:i/>
          <w:iCs/>
          <w:lang w:val="en-US" w:eastAsia="en-US"/>
        </w:rPr>
      </w:pPr>
    </w:p>
    <w:p>
      <w:pPr>
        <w:pStyle w:val="12"/>
        <w:keepNext w:val="0"/>
        <w:keepLines w:val="0"/>
        <w:widowControl w:val="0"/>
        <w:numPr>
          <w:ilvl w:val="0"/>
          <w:numId w:val="40"/>
        </w:numPr>
        <w:shd w:val="clear" w:color="auto" w:fill="auto"/>
        <w:tabs>
          <w:tab w:val="left" w:pos="479"/>
        </w:tabs>
        <w:bidi w:val="0"/>
        <w:spacing w:before="0" w:after="80"/>
        <w:ind w:left="0" w:leftChars="0" w:right="0" w:rightChars="0" w:firstLine="0" w:firstLineChars="0"/>
        <w:jc w:val="both"/>
        <w:rPr>
          <w:rFonts w:hint="default" w:eastAsia="宋体"/>
          <w:b w:val="0"/>
          <w:bCs w:val="0"/>
          <w:i w:val="0"/>
          <w:iCs w:val="0"/>
          <w:lang w:val="en-US" w:eastAsia="zh-CN"/>
        </w:rPr>
      </w:pPr>
      <w:r>
        <w:rPr>
          <w:rFonts w:hint="default" w:eastAsia="宋体"/>
          <w:b w:val="0"/>
          <w:bCs w:val="0"/>
          <w:i w:val="0"/>
          <w:iCs w:val="0"/>
          <w:lang w:val="en-US" w:eastAsia="zh-CN"/>
        </w:rPr>
        <w:t>Change the following IP address from binary notation to dotted-decimal notation:</w:t>
      </w:r>
    </w:p>
    <w:p>
      <w:pPr>
        <w:pStyle w:val="12"/>
        <w:keepNext w:val="0"/>
        <w:keepLines w:val="0"/>
        <w:widowControl w:val="0"/>
        <w:numPr>
          <w:ilvl w:val="0"/>
          <w:numId w:val="0"/>
        </w:numPr>
        <w:shd w:val="clear" w:color="auto" w:fill="auto"/>
        <w:tabs>
          <w:tab w:val="left" w:pos="479"/>
        </w:tabs>
        <w:bidi w:val="0"/>
        <w:spacing w:before="0" w:after="80"/>
        <w:ind w:leftChars="0" w:right="0" w:rightChars="0"/>
        <w:jc w:val="both"/>
        <w:rPr>
          <w:rFonts w:hint="default" w:eastAsia="宋体"/>
          <w:b w:val="0"/>
          <w:bCs w:val="0"/>
          <w:i w:val="0"/>
          <w:iCs w:val="0"/>
          <w:lang w:val="en-US" w:eastAsia="zh-CN"/>
        </w:rPr>
      </w:pPr>
      <w:r>
        <w:rPr>
          <w:rFonts w:hint="default" w:eastAsia="宋体"/>
          <w:b w:val="0"/>
          <w:bCs w:val="0"/>
          <w:i w:val="0"/>
          <w:iCs w:val="0"/>
          <w:lang w:val="en-US" w:eastAsia="zh-CN"/>
        </w:rPr>
        <w:t>01111110</w:t>
      </w:r>
      <w:r>
        <w:rPr>
          <w:rFonts w:hint="eastAsia" w:eastAsia="宋体"/>
          <w:b w:val="0"/>
          <w:bCs w:val="0"/>
          <w:i w:val="0"/>
          <w:iCs w:val="0"/>
          <w:lang w:val="en-US" w:eastAsia="zh-CN"/>
        </w:rPr>
        <w:t xml:space="preserve"> </w:t>
      </w:r>
      <w:r>
        <w:rPr>
          <w:rFonts w:hint="default" w:eastAsia="宋体"/>
          <w:b w:val="0"/>
          <w:bCs w:val="0"/>
          <w:i w:val="0"/>
          <w:iCs w:val="0"/>
          <w:lang w:val="en-US" w:eastAsia="zh-CN"/>
        </w:rPr>
        <w:t>01100000</w:t>
      </w:r>
      <w:r>
        <w:rPr>
          <w:rFonts w:hint="eastAsia" w:eastAsia="宋体"/>
          <w:b w:val="0"/>
          <w:bCs w:val="0"/>
          <w:i w:val="0"/>
          <w:iCs w:val="0"/>
          <w:lang w:val="en-US" w:eastAsia="zh-CN"/>
        </w:rPr>
        <w:t xml:space="preserve"> </w:t>
      </w:r>
      <w:r>
        <w:rPr>
          <w:rFonts w:hint="default" w:eastAsia="宋体"/>
          <w:b w:val="0"/>
          <w:bCs w:val="0"/>
          <w:i w:val="0"/>
          <w:iCs w:val="0"/>
          <w:lang w:val="en-US" w:eastAsia="zh-CN"/>
        </w:rPr>
        <w:t>0111000</w:t>
      </w:r>
      <w:r>
        <w:rPr>
          <w:rFonts w:hint="eastAsia" w:eastAsia="宋体"/>
          <w:b w:val="0"/>
          <w:bCs w:val="0"/>
          <w:i w:val="0"/>
          <w:iCs w:val="0"/>
          <w:lang w:val="en-US" w:eastAsia="zh-CN"/>
        </w:rPr>
        <w:t xml:space="preserve"> </w:t>
      </w:r>
      <w:r>
        <w:rPr>
          <w:rFonts w:hint="default" w:eastAsia="宋体"/>
          <w:b w:val="0"/>
          <w:bCs w:val="0"/>
          <w:i w:val="0"/>
          <w:iCs w:val="0"/>
          <w:lang w:val="en-US" w:eastAsia="zh-CN"/>
        </w:rPr>
        <w:t>01111111</w:t>
      </w:r>
    </w:p>
    <w:p>
      <w:pPr>
        <w:pStyle w:val="12"/>
        <w:keepNext w:val="0"/>
        <w:keepLines w:val="0"/>
        <w:widowControl w:val="0"/>
        <w:numPr>
          <w:ilvl w:val="0"/>
          <w:numId w:val="0"/>
        </w:numPr>
        <w:shd w:val="clear" w:color="auto" w:fill="auto"/>
        <w:tabs>
          <w:tab w:val="left" w:pos="479"/>
        </w:tabs>
        <w:bidi w:val="0"/>
        <w:spacing w:before="0" w:after="80"/>
        <w:ind w:leftChars="0" w:right="0" w:rightChars="0"/>
        <w:jc w:val="both"/>
        <w:rPr>
          <w:rFonts w:hint="default" w:eastAsia="宋体"/>
          <w:b/>
          <w:bCs/>
          <w:i w:val="0"/>
          <w:iCs w:val="0"/>
          <w:lang w:val="en-US" w:eastAsia="zh-CN"/>
        </w:rPr>
      </w:pPr>
      <w:r>
        <w:rPr>
          <w:rFonts w:hint="eastAsia" w:eastAsia="宋体"/>
          <w:b/>
          <w:bCs/>
          <w:i w:val="0"/>
          <w:iCs w:val="0"/>
          <w:lang w:val="en-US" w:eastAsia="zh-CN"/>
        </w:rPr>
        <w:t>126.96.112.127</w:t>
      </w:r>
    </w:p>
    <w:p>
      <w:pPr>
        <w:numPr>
          <w:ilvl w:val="0"/>
          <w:numId w:val="0"/>
        </w:numPr>
        <w:rPr>
          <w:rFonts w:hint="default"/>
          <w:lang w:val="en-US" w:eastAsia="zh-CN"/>
        </w:rPr>
      </w:pPr>
    </w:p>
    <w:p>
      <w:pPr>
        <w:pStyle w:val="12"/>
        <w:keepNext w:val="0"/>
        <w:keepLines w:val="0"/>
        <w:widowControl w:val="0"/>
        <w:numPr>
          <w:ilvl w:val="0"/>
          <w:numId w:val="40"/>
        </w:numPr>
        <w:shd w:val="clear" w:color="auto" w:fill="auto"/>
        <w:tabs>
          <w:tab w:val="left" w:pos="430"/>
        </w:tabs>
        <w:bidi w:val="0"/>
        <w:spacing w:before="0" w:after="100"/>
        <w:ind w:left="0" w:leftChars="0" w:right="0" w:rightChars="0" w:firstLine="0" w:firstLineChars="0"/>
        <w:jc w:val="both"/>
      </w:pPr>
      <w:r>
        <w:rPr>
          <w:rFonts w:ascii="Times New Roman" w:hAnsi="Times New Roman" w:eastAsia="Times New Roman" w:cs="Times New Roman"/>
          <w:color w:val="000000"/>
          <w:spacing w:val="0"/>
          <w:w w:val="100"/>
          <w:position w:val="0"/>
          <w:lang w:val="en-US" w:eastAsia="en-US" w:bidi="en-US"/>
        </w:rPr>
        <w:t>Y</w:t>
      </w:r>
      <w:r>
        <w:rPr>
          <w:rFonts w:hint="eastAsia" w:ascii="Times New Roman" w:hAnsi="Times New Roman" w:eastAsia="宋体" w:cs="Times New Roman"/>
          <w:color w:val="000000"/>
          <w:spacing w:val="0"/>
          <w:w w:val="100"/>
          <w:position w:val="0"/>
          <w:lang w:val="en-US" w:eastAsia="zh-CN" w:bidi="en-US"/>
        </w:rPr>
        <w:t>o</w:t>
      </w:r>
      <w:r>
        <w:rPr>
          <w:rFonts w:ascii="Times New Roman" w:hAnsi="Times New Roman" w:eastAsia="Times New Roman" w:cs="Times New Roman"/>
          <w:color w:val="000000"/>
          <w:spacing w:val="0"/>
          <w:w w:val="100"/>
          <w:position w:val="0"/>
          <w:lang w:val="en-US" w:eastAsia="en-US" w:bidi="en-US"/>
        </w:rPr>
        <w:t xml:space="preserve">u have relations A, B, and C as shown in </w:t>
      </w:r>
      <w:r>
        <w:rPr>
          <w:rFonts w:hint="eastAsia" w:ascii="Times New Roman" w:hAnsi="Times New Roman" w:eastAsia="宋体" w:cs="Times New Roman"/>
          <w:color w:val="000000"/>
          <w:spacing w:val="0"/>
          <w:w w:val="100"/>
          <w:position w:val="0"/>
          <w:lang w:val="en-US" w:eastAsia="zh-CN" w:bidi="en-US"/>
        </w:rPr>
        <w:t>the figure below</w:t>
      </w:r>
      <w:r>
        <w:rPr>
          <w:rFonts w:ascii="Times New Roman" w:hAnsi="Times New Roman" w:eastAsia="Times New Roman" w:cs="Times New Roman"/>
          <w:color w:val="000000"/>
          <w:spacing w:val="0"/>
          <w:w w:val="100"/>
          <w:position w:val="0"/>
          <w:lang w:val="en-US" w:eastAsia="en-US" w:bidi="en-US"/>
        </w:rPr>
        <w:t>. Show the resulting relation if you apply the following SQL statements:</w:t>
      </w:r>
    </w:p>
    <w:p>
      <w:pPr>
        <w:pStyle w:val="12"/>
        <w:keepNext w:val="0"/>
        <w:keepLines w:val="0"/>
        <w:widowControl w:val="0"/>
        <w:shd w:val="clear" w:color="auto" w:fill="auto"/>
        <w:bidi w:val="0"/>
        <w:spacing w:before="0" w:after="100"/>
        <w:ind w:left="0" w:right="0" w:firstLine="960"/>
        <w:jc w:val="both"/>
        <w:rPr>
          <w:rFonts w:hint="eastAsia" w:eastAsia="宋体"/>
          <w:lang w:val="en-US" w:eastAsia="zh-CN"/>
        </w:rPr>
      </w:pPr>
      <w:r>
        <w:rPr>
          <w:rFonts w:ascii="Times New Roman" w:hAnsi="Times New Roman" w:eastAsia="Times New Roman" w:cs="Times New Roman"/>
          <w:color w:val="000000"/>
          <w:spacing w:val="0"/>
          <w:w w:val="100"/>
          <w:position w:val="0"/>
          <w:lang w:val="en-US" w:eastAsia="en-US" w:bidi="en-US"/>
        </w:rPr>
        <w:t xml:space="preserve">select </w:t>
      </w:r>
      <w:r>
        <w:rPr>
          <w:rFonts w:hint="eastAsia" w:ascii="Times New Roman" w:hAnsi="Times New Roman" w:eastAsia="宋体" w:cs="Times New Roman"/>
          <w:color w:val="000000"/>
          <w:spacing w:val="0"/>
          <w:w w:val="100"/>
          <w:position w:val="0"/>
          <w:lang w:val="en-US" w:eastAsia="zh-CN" w:bidi="en-US"/>
        </w:rPr>
        <w:t>*</w:t>
      </w:r>
    </w:p>
    <w:p>
      <w:pPr>
        <w:pStyle w:val="12"/>
        <w:keepNext w:val="0"/>
        <w:keepLines w:val="0"/>
        <w:widowControl w:val="0"/>
        <w:shd w:val="clear" w:color="auto" w:fill="auto"/>
        <w:bidi w:val="0"/>
        <w:spacing w:before="0" w:after="100"/>
        <w:ind w:left="0" w:right="0" w:firstLine="960"/>
        <w:jc w:val="both"/>
        <w:rPr>
          <w:rFonts w:ascii="Times New Roman" w:hAnsi="Times New Roman" w:eastAsia="Times New Roman" w:cs="Times New Roman"/>
          <w:color w:val="000000"/>
          <w:spacing w:val="0"/>
          <w:w w:val="100"/>
          <w:position w:val="0"/>
          <w:lang w:val="en-US" w:eastAsia="en-US" w:bidi="en-US"/>
        </w:rPr>
      </w:pPr>
      <w:r>
        <w:rPr>
          <w:rFonts w:ascii="Times New Roman" w:hAnsi="Times New Roman" w:eastAsia="Times New Roman" w:cs="Times New Roman"/>
          <w:color w:val="000000"/>
          <w:spacing w:val="0"/>
          <w:w w:val="100"/>
          <w:position w:val="0"/>
          <w:lang w:val="en-US" w:eastAsia="en-US" w:bidi="en-US"/>
        </w:rPr>
        <w:t>from B</w:t>
      </w:r>
    </w:p>
    <w:p>
      <w:pPr>
        <w:pStyle w:val="12"/>
        <w:keepNext w:val="0"/>
        <w:keepLines w:val="0"/>
        <w:widowControl w:val="0"/>
        <w:shd w:val="clear" w:color="auto" w:fill="auto"/>
        <w:bidi w:val="0"/>
        <w:spacing w:before="0" w:after="100"/>
        <w:ind w:right="0" w:firstLine="1000" w:firstLineChars="500"/>
        <w:jc w:val="both"/>
      </w:pPr>
      <w:r>
        <w:rPr>
          <w:rFonts w:ascii="Times New Roman" w:hAnsi="Times New Roman" w:eastAsia="Times New Roman" w:cs="Times New Roman"/>
          <w:color w:val="000000"/>
          <w:spacing w:val="0"/>
          <w:w w:val="100"/>
          <w:position w:val="0"/>
          <w:lang w:val="en-US" w:eastAsia="en-US" w:bidi="en-US"/>
        </w:rPr>
        <w:t>where B2 = 216</w:t>
      </w:r>
    </w:p>
    <w:p>
      <w:pPr>
        <w:numPr>
          <w:ilvl w:val="0"/>
          <w:numId w:val="0"/>
        </w:numPr>
        <w:ind w:leftChars="0"/>
        <w:rPr>
          <w:rFonts w:hint="default"/>
          <w:lang w:val="en-US" w:eastAsia="zh-CN"/>
        </w:rPr>
      </w:pPr>
    </w:p>
    <w:p>
      <w:pPr>
        <w:pStyle w:val="12"/>
        <w:keepNext w:val="0"/>
        <w:keepLines w:val="0"/>
        <w:widowControl w:val="0"/>
        <w:numPr>
          <w:ilvl w:val="0"/>
          <w:numId w:val="0"/>
        </w:numPr>
        <w:shd w:val="clear" w:color="auto" w:fill="auto"/>
        <w:tabs>
          <w:tab w:val="left" w:pos="479"/>
        </w:tabs>
        <w:bidi w:val="0"/>
        <w:spacing w:before="0" w:after="80"/>
        <w:ind w:leftChars="0" w:right="0" w:rightChars="0"/>
        <w:jc w:val="both"/>
      </w:pPr>
      <w:r>
        <w:drawing>
          <wp:inline distT="0" distB="0" distL="114300" distR="114300">
            <wp:extent cx="3628390" cy="1395730"/>
            <wp:effectExtent l="0" t="0" r="13970" b="635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26"/>
                    <a:srcRect l="5522" t="16358" r="7536" b="30131"/>
                    <a:stretch>
                      <a:fillRect/>
                    </a:stretch>
                  </pic:blipFill>
                  <pic:spPr>
                    <a:xfrm>
                      <a:off x="0" y="0"/>
                      <a:ext cx="3628390" cy="1395730"/>
                    </a:xfrm>
                    <a:prstGeom prst="rect">
                      <a:avLst/>
                    </a:prstGeom>
                    <a:noFill/>
                    <a:ln>
                      <a:noFill/>
                    </a:ln>
                  </pic:spPr>
                </pic:pic>
              </a:graphicData>
            </a:graphic>
          </wp:inline>
        </w:drawing>
      </w:r>
    </w:p>
    <w:p>
      <w:pPr>
        <w:numPr>
          <w:ilvl w:val="0"/>
          <w:numId w:val="0"/>
        </w:numPr>
        <w:ind w:leftChars="0"/>
        <w:rPr>
          <w:rFonts w:hint="eastAsia" w:eastAsiaTheme="minorEastAsia"/>
          <w:lang w:val="en-US" w:eastAsia="zh-CN"/>
        </w:rPr>
      </w:pPr>
      <w:r>
        <w:rPr>
          <w:sz w:val="20"/>
        </w:rPr>
        <mc:AlternateContent>
          <mc:Choice Requires="wpg">
            <w:drawing>
              <wp:anchor distT="0" distB="0" distL="114300" distR="114300" simplePos="0" relativeHeight="251667456" behindDoc="0" locked="0" layoutInCell="1" allowOverlap="1">
                <wp:simplePos x="0" y="0"/>
                <wp:positionH relativeFrom="column">
                  <wp:posOffset>760095</wp:posOffset>
                </wp:positionH>
                <wp:positionV relativeFrom="paragraph">
                  <wp:posOffset>74295</wp:posOffset>
                </wp:positionV>
                <wp:extent cx="835025" cy="514985"/>
                <wp:effectExtent l="0" t="0" r="3175" b="3175"/>
                <wp:wrapSquare wrapText="bothSides"/>
                <wp:docPr id="23" name="组合 23"/>
                <wp:cNvGraphicFramePr/>
                <a:graphic xmlns:a="http://schemas.openxmlformats.org/drawingml/2006/main">
                  <a:graphicData uri="http://schemas.microsoft.com/office/word/2010/wordprocessingGroup">
                    <wpg:wgp>
                      <wpg:cNvGrpSpPr/>
                      <wpg:grpSpPr>
                        <a:xfrm>
                          <a:off x="0" y="0"/>
                          <a:ext cx="835025" cy="514985"/>
                          <a:chOff x="4518" y="107395"/>
                          <a:chExt cx="2250" cy="1612"/>
                        </a:xfrm>
                      </wpg:grpSpPr>
                      <pic:pic xmlns:pic="http://schemas.openxmlformats.org/drawingml/2006/picture">
                        <pic:nvPicPr>
                          <pic:cNvPr id="24" name="图片 1"/>
                          <pic:cNvPicPr>
                            <a:picLocks noChangeAspect="1"/>
                          </pic:cNvPicPr>
                        </pic:nvPicPr>
                        <pic:blipFill>
                          <a:blip r:embed="rId26"/>
                          <a:srcRect l="36785" t="59221" r="38353" b="31713"/>
                          <a:stretch>
                            <a:fillRect/>
                          </a:stretch>
                        </pic:blipFill>
                        <pic:spPr>
                          <a:xfrm>
                            <a:off x="4706" y="108537"/>
                            <a:ext cx="2062" cy="470"/>
                          </a:xfrm>
                          <a:prstGeom prst="rect">
                            <a:avLst/>
                          </a:prstGeom>
                          <a:noFill/>
                          <a:ln>
                            <a:noFill/>
                          </a:ln>
                        </pic:spPr>
                      </pic:pic>
                      <pic:pic xmlns:pic="http://schemas.openxmlformats.org/drawingml/2006/picture">
                        <pic:nvPicPr>
                          <pic:cNvPr id="25" name="图片 1"/>
                          <pic:cNvPicPr>
                            <a:picLocks noChangeAspect="1"/>
                          </pic:cNvPicPr>
                        </pic:nvPicPr>
                        <pic:blipFill>
                          <a:blip r:embed="rId26"/>
                          <a:srcRect l="34567" t="20621" r="39402" b="57176"/>
                          <a:stretch>
                            <a:fillRect/>
                          </a:stretch>
                        </pic:blipFill>
                        <pic:spPr>
                          <a:xfrm>
                            <a:off x="4518" y="107395"/>
                            <a:ext cx="2159" cy="1151"/>
                          </a:xfrm>
                          <a:prstGeom prst="rect">
                            <a:avLst/>
                          </a:prstGeom>
                          <a:noFill/>
                          <a:ln>
                            <a:noFill/>
                          </a:ln>
                        </pic:spPr>
                      </pic:pic>
                    </wpg:wgp>
                  </a:graphicData>
                </a:graphic>
              </wp:anchor>
            </w:drawing>
          </mc:Choice>
          <mc:Fallback>
            <w:pict>
              <v:group id="_x0000_s1026" o:spid="_x0000_s1026" o:spt="203" style="position:absolute;left:0pt;margin-left:59.85pt;margin-top:5.85pt;height:40.55pt;width:65.75pt;mso-wrap-distance-bottom:0pt;mso-wrap-distance-left:9pt;mso-wrap-distance-right:9pt;mso-wrap-distance-top:0pt;z-index:251667456;mso-width-relative:page;mso-height-relative:page;" coordorigin="4518,107395" coordsize="2250,1612" o:gfxdata="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">
                <o:lock v:ext="edit" aspectratio="f"/>
                <v:shape id="图片 1" o:spid="_x0000_s1026" o:spt="75" type="#_x0000_t75" style="position:absolute;left:4706;top:108537;height:470;width:2062;" filled="f" o:preferrelative="t" stroked="f" coordsize="21600,21600" o:gfxdata="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gbao7sAAADb&#10;AAAADwAAAAAAAAABACAAAAAiAAAAZHJzL2Rvd25yZXYueG1sUEsBAhQAFAAAAAgAh07iQDMvBZ47&#10;AAAAOQAAABAAAAAAAAAAAQAgAAAACgEAAGRycy9zaGFwZXhtbC54bWxQSwUGAAAAAAYABgBbAQAA&#10;tAMAAAAA&#10;">
                  <v:fill on="f" focussize="0,0"/>
                  <v:stroke on="f"/>
                  <v:imagedata r:id="rId26" cropleft="24107f" croptop="38811f" cropright="25135f" cropbottom="20783f" o:title=""/>
                  <o:lock v:ext="edit" aspectratio="t"/>
                </v:shape>
                <v:shape id="图片 1" o:spid="_x0000_s1026" o:spt="75" type="#_x0000_t75" style="position:absolute;left:4518;top:107395;height:1151;width:2159;" filled="f" o:preferrelative="t" stroked="f" coordsize="21600,21600" o:gfxdata="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ZOoq8AAAA&#10;2wAAAA8AAAAAAAAAAQAgAAAAIgAAAGRycy9kb3ducmV2LnhtbFBLAQIUABQAAAAIAIdO4kAzLwWe&#10;OwAAADkAAAAQAAAAAAAAAAEAIAAAAAsBAABkcnMvc2hhcGV4bWwueG1sUEsFBgAAAAAGAAYAWwEA&#10;ALUDAAAAAA==&#10;">
                  <v:fill on="f" focussize="0,0"/>
                  <v:stroke on="f"/>
                  <v:imagedata r:id="rId26" cropleft="22654f" croptop="13514f" cropright="25822f" cropbottom="37471f" o:title=""/>
                  <o:lock v:ext="edit" aspectratio="t"/>
                </v:shape>
                <w10:wrap type="square"/>
              </v:group>
            </w:pict>
          </mc:Fallback>
        </mc:AlternateContent>
      </w:r>
      <w:r>
        <w:rPr>
          <w:rFonts w:hint="eastAsia"/>
          <w:sz w:val="20"/>
          <w:lang w:val="en-US" w:eastAsia="zh-CN"/>
        </w:rPr>
        <w:t>答案：</w:t>
      </w:r>
    </w:p>
    <w:p>
      <w:pPr>
        <w:numPr>
          <w:ilvl w:val="0"/>
          <w:numId w:val="0"/>
        </w:numPr>
        <w:ind w:leftChars="0"/>
        <w:rPr>
          <w:bCs/>
        </w:rPr>
      </w:pPr>
    </w:p>
    <w:p>
      <w:pPr>
        <w:numPr>
          <w:ilvl w:val="0"/>
          <w:numId w:val="0"/>
        </w:numPr>
        <w:ind w:leftChars="0"/>
        <w:rPr>
          <w:bCs/>
        </w:rPr>
      </w:pPr>
    </w:p>
    <w:p>
      <w:pPr>
        <w:numPr>
          <w:ilvl w:val="0"/>
          <w:numId w:val="0"/>
        </w:numPr>
        <w:ind w:leftChars="0"/>
        <w:rPr>
          <w:bCs/>
        </w:rPr>
      </w:pPr>
    </w:p>
    <w:p>
      <w:pPr>
        <w:numPr>
          <w:ilvl w:val="0"/>
          <w:numId w:val="40"/>
        </w:numPr>
        <w:ind w:left="0" w:leftChars="0" w:firstLine="0" w:firstLineChars="0"/>
      </w:pPr>
      <w:r>
        <w:rPr>
          <w:bCs/>
        </w:rPr>
        <w:t>Write down the corresponding SQL statement based on the following illustration</w:t>
      </w:r>
      <w:r>
        <w:rPr>
          <w:rFonts w:hint="eastAsia"/>
          <w:bCs/>
          <w:lang w:val="en-US" w:eastAsia="zh-CN"/>
        </w:rPr>
        <w:t>.</w:t>
      </w:r>
    </w:p>
    <w:p>
      <w:pPr>
        <w:numPr>
          <w:ilvl w:val="0"/>
          <w:numId w:val="40"/>
        </w:numPr>
        <w:ind w:left="0" w:leftChars="0" w:firstLine="0" w:firstLineChars="0"/>
      </w:pPr>
    </w:p>
    <w:p>
      <w:pPr>
        <w:numPr>
          <w:ilvl w:val="0"/>
          <w:numId w:val="0"/>
        </w:numPr>
        <w:ind w:leftChars="0"/>
        <w:rPr>
          <w:b/>
          <w:bCs w:val="0"/>
        </w:rPr>
      </w:pPr>
      <w:r>
        <w:rPr>
          <w:rFonts w:hint="eastAsia"/>
        </w:rPr>
        <w:drawing>
          <wp:inline distT="0" distB="0" distL="114300" distR="114300">
            <wp:extent cx="5420995" cy="1310005"/>
            <wp:effectExtent l="0" t="0" r="4445" b="63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27"/>
                    <a:stretch>
                      <a:fillRect/>
                    </a:stretch>
                  </pic:blipFill>
                  <pic:spPr>
                    <a:xfrm>
                      <a:off x="0" y="0"/>
                      <a:ext cx="5420995" cy="1310005"/>
                    </a:xfrm>
                    <a:prstGeom prst="rect">
                      <a:avLst/>
                    </a:prstGeom>
                    <a:noFill/>
                    <a:ln>
                      <a:noFill/>
                    </a:ln>
                  </pic:spPr>
                </pic:pic>
              </a:graphicData>
            </a:graphic>
          </wp:inline>
        </w:drawing>
      </w:r>
      <w:r>
        <w:rPr>
          <w:rFonts w:hint="eastAsia"/>
          <w:b/>
          <w:bCs w:val="0"/>
        </w:rPr>
        <w:t>update</w:t>
      </w:r>
      <w:r>
        <w:rPr>
          <w:b/>
          <w:bCs w:val="0"/>
        </w:rPr>
        <w:t xml:space="preserve"> COURSES </w:t>
      </w:r>
    </w:p>
    <w:p>
      <w:pPr>
        <w:numPr>
          <w:ilvl w:val="0"/>
          <w:numId w:val="0"/>
        </w:numPr>
        <w:ind w:leftChars="0"/>
        <w:rPr>
          <w:b/>
          <w:bCs w:val="0"/>
        </w:rPr>
      </w:pPr>
      <w:r>
        <w:rPr>
          <w:b/>
          <w:bCs w:val="0"/>
        </w:rPr>
        <w:t xml:space="preserve">set Unit=6 </w:t>
      </w:r>
    </w:p>
    <w:p>
      <w:pPr>
        <w:numPr>
          <w:ilvl w:val="0"/>
          <w:numId w:val="0"/>
        </w:numPr>
        <w:ind w:leftChars="0"/>
        <w:rPr>
          <w:bCs/>
        </w:rPr>
      </w:pPr>
      <w:r>
        <w:rPr>
          <w:b/>
          <w:bCs w:val="0"/>
        </w:rPr>
        <w:t xml:space="preserve">where No=CIS51 </w:t>
      </w:r>
      <w:r>
        <w:rPr>
          <w:bCs/>
        </w:rPr>
        <w:t xml:space="preserve"> .</w:t>
      </w:r>
    </w:p>
    <w:p>
      <w:pPr>
        <w:numPr>
          <w:ilvl w:val="0"/>
          <w:numId w:val="0"/>
        </w:numPr>
        <w:rPr>
          <w:rFonts w:hint="eastAsia"/>
          <w:lang w:val="en-US" w:eastAsia="zh-CN"/>
        </w:rPr>
      </w:pPr>
    </w:p>
    <w:p>
      <w:pPr>
        <w:numPr>
          <w:ilvl w:val="0"/>
          <w:numId w:val="0"/>
        </w:num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开放题</w:t>
      </w:r>
    </w:p>
    <w:p>
      <w:pPr>
        <w:numPr>
          <w:ilvl w:val="0"/>
          <w:numId w:val="40"/>
        </w:numPr>
        <w:ind w:left="0" w:leftChars="0" w:firstLine="0" w:firstLineChars="0"/>
        <w:rPr>
          <w:rFonts w:hint="default"/>
          <w:lang w:val="en-US" w:eastAsia="zh-CN"/>
        </w:rPr>
      </w:pPr>
      <w:r>
        <w:rPr>
          <w:rFonts w:hint="eastAsia"/>
          <w:lang w:val="en-US" w:eastAsia="zh-CN"/>
        </w:rPr>
        <w:t>Why can the Internet develop?</w:t>
      </w:r>
    </w:p>
    <w:p>
      <w:pPr>
        <w:numPr>
          <w:ilvl w:val="0"/>
          <w:numId w:val="0"/>
        </w:numPr>
        <w:ind w:leftChars="0" w:firstLine="420" w:firstLineChars="200"/>
        <w:rPr>
          <w:rFonts w:hint="default"/>
          <w:lang w:val="en-US" w:eastAsia="zh-CN"/>
        </w:rPr>
      </w:pPr>
      <w:r>
        <w:rPr>
          <w:rFonts w:hint="eastAsia"/>
          <w:lang w:val="en-US" w:eastAsia="zh-CN"/>
        </w:rPr>
        <w:t>为什么互联网能发展起来？</w:t>
      </w:r>
    </w:p>
    <w:p>
      <w:pPr>
        <w:numPr>
          <w:ilvl w:val="0"/>
          <w:numId w:val="0"/>
        </w:numPr>
        <w:ind w:firstLine="420" w:firstLineChars="200"/>
        <w:rPr>
          <w:rFonts w:hint="eastAsia" w:ascii="黑体" w:hAnsi="黑体" w:eastAsia="黑体" w:cs="黑体"/>
          <w:color w:val="FF0000"/>
          <w:lang w:val="en-US" w:eastAsia="zh-CN"/>
        </w:rPr>
      </w:pPr>
      <w:r>
        <w:rPr>
          <w:rFonts w:hint="eastAsia" w:ascii="黑体" w:hAnsi="黑体" w:eastAsia="黑体" w:cs="黑体"/>
          <w:color w:val="FF0000"/>
          <w:lang w:val="en-US" w:eastAsia="zh-CN"/>
        </w:rPr>
        <w:t>角度一：一台电脑效率较低，互联网可以实现相互通信、资源共享、协同工作等基本功能以提高效率。</w:t>
      </w:r>
    </w:p>
    <w:p>
      <w:pPr>
        <w:numPr>
          <w:ilvl w:val="0"/>
          <w:numId w:val="0"/>
        </w:numPr>
        <w:ind w:firstLine="420" w:firstLineChars="200"/>
        <w:rPr>
          <w:rFonts w:hint="eastAsia" w:ascii="黑体" w:hAnsi="黑体" w:eastAsia="黑体" w:cs="黑体"/>
          <w:color w:val="FF0000"/>
          <w:lang w:val="en-US" w:eastAsia="zh-CN"/>
        </w:rPr>
      </w:pPr>
      <w:r>
        <w:rPr>
          <w:rFonts w:hint="eastAsia" w:ascii="黑体" w:hAnsi="黑体" w:eastAsia="黑体" w:cs="黑体"/>
          <w:color w:val="FF0000"/>
          <w:lang w:val="en-US" w:eastAsia="zh-CN"/>
        </w:rPr>
        <w:t>角度二：阿帕网的发展历史，互联网对于美国军事的重要性。</w:t>
      </w:r>
    </w:p>
    <w:p>
      <w:pPr>
        <w:numPr>
          <w:ilvl w:val="0"/>
          <w:numId w:val="0"/>
        </w:numPr>
        <w:ind w:firstLine="420" w:firstLineChars="200"/>
        <w:rPr>
          <w:rFonts w:hint="eastAsia" w:ascii="黑体" w:hAnsi="黑体" w:eastAsia="黑体" w:cs="黑体"/>
          <w:color w:val="FF0000"/>
          <w:lang w:val="en-US" w:eastAsia="zh-CN"/>
        </w:rPr>
      </w:pPr>
      <w:r>
        <w:rPr>
          <w:rFonts w:hint="eastAsia" w:ascii="黑体" w:hAnsi="黑体" w:eastAsia="黑体" w:cs="黑体"/>
          <w:color w:val="FF0000"/>
          <w:lang w:val="en-US" w:eastAsia="zh-CN"/>
        </w:rPr>
        <w:t>角度三：人类的活动范围变大，交流范围变大。通过互联网可以与世界交流</w:t>
      </w:r>
    </w:p>
    <w:p>
      <w:pPr>
        <w:numPr>
          <w:ilvl w:val="0"/>
          <w:numId w:val="40"/>
        </w:numPr>
        <w:ind w:left="0" w:leftChars="0" w:firstLine="0" w:firstLineChars="0"/>
        <w:rPr>
          <w:rFonts w:hint="default"/>
          <w:lang w:val="en-US" w:eastAsia="zh-CN"/>
        </w:rPr>
      </w:pPr>
      <w:r>
        <w:rPr>
          <w:rFonts w:hint="eastAsia"/>
          <w:lang w:val="en-US" w:eastAsia="zh-CN"/>
        </w:rPr>
        <w:t>If your computer can</w:t>
      </w:r>
      <w:r>
        <w:rPr>
          <w:rFonts w:hint="default"/>
          <w:lang w:val="en-US" w:eastAsia="zh-CN"/>
        </w:rPr>
        <w:t>’</w:t>
      </w:r>
      <w:r>
        <w:rPr>
          <w:rFonts w:hint="eastAsia"/>
          <w:lang w:val="en-US" w:eastAsia="zh-CN"/>
        </w:rPr>
        <w:t>t access the Internet,how will you deal with it?</w:t>
      </w:r>
    </w:p>
    <w:p>
      <w:pPr>
        <w:numPr>
          <w:ilvl w:val="0"/>
          <w:numId w:val="0"/>
        </w:numPr>
        <w:ind w:leftChars="0" w:firstLine="420" w:firstLineChars="200"/>
        <w:rPr>
          <w:rFonts w:hint="default"/>
          <w:lang w:val="en-US" w:eastAsia="zh-CN"/>
        </w:rPr>
      </w:pPr>
      <w:r>
        <w:rPr>
          <w:rFonts w:hint="default"/>
          <w:lang w:val="en-US" w:eastAsia="zh-CN"/>
        </w:rPr>
        <w:t>如果一台 PC 机不能上网 ,那么你会怎么解决呢？</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240" w:lineRule="exact"/>
        <w:ind w:left="0" w:right="0" w:firstLine="460" w:firstLineChars="200"/>
        <w:textAlignment w:val="auto"/>
        <w:rPr>
          <w:rFonts w:hint="eastAsia" w:ascii="黑体" w:hAnsi="黑体" w:eastAsia="黑体" w:cs="黑体"/>
          <w:b w:val="0"/>
          <w:bCs w:val="0"/>
          <w:color w:val="FF0000"/>
          <w:sz w:val="21"/>
          <w:szCs w:val="21"/>
        </w:rPr>
      </w:pPr>
      <w:r>
        <w:rPr>
          <w:rFonts w:hint="eastAsia" w:ascii="黑体" w:hAnsi="黑体" w:eastAsia="黑体" w:cs="黑体"/>
          <w:b w:val="0"/>
          <w:bCs w:val="0"/>
          <w:i w:val="0"/>
          <w:caps w:val="0"/>
          <w:color w:val="FF0000"/>
          <w:spacing w:val="10"/>
          <w:sz w:val="21"/>
          <w:szCs w:val="21"/>
          <w:shd w:val="clear" w:fill="FFFFFF"/>
        </w:rPr>
        <w:t>检查网卡连接；</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240" w:lineRule="exact"/>
        <w:ind w:left="0" w:right="0" w:firstLine="460" w:firstLineChars="200"/>
        <w:textAlignment w:val="auto"/>
        <w:rPr>
          <w:rFonts w:hint="eastAsia" w:ascii="黑体" w:hAnsi="黑体" w:eastAsia="黑体" w:cs="黑体"/>
          <w:b w:val="0"/>
          <w:bCs w:val="0"/>
          <w:color w:val="FF0000"/>
          <w:sz w:val="21"/>
          <w:szCs w:val="21"/>
        </w:rPr>
      </w:pPr>
      <w:r>
        <w:rPr>
          <w:rFonts w:hint="eastAsia" w:ascii="黑体" w:hAnsi="黑体" w:eastAsia="黑体" w:cs="黑体"/>
          <w:b w:val="0"/>
          <w:bCs w:val="0"/>
          <w:i w:val="0"/>
          <w:caps w:val="0"/>
          <w:color w:val="FF0000"/>
          <w:spacing w:val="10"/>
          <w:sz w:val="21"/>
          <w:szCs w:val="21"/>
          <w:shd w:val="clear" w:fill="FFFFFF"/>
        </w:rPr>
        <w:t>检查 IP 地址设置是否正确，如果是动态获取地址，检查有没有获取到，获取的是否正确；</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240" w:lineRule="exact"/>
        <w:ind w:left="0" w:right="0" w:firstLine="460" w:firstLineChars="200"/>
        <w:textAlignment w:val="auto"/>
        <w:rPr>
          <w:rFonts w:hint="eastAsia" w:ascii="黑体" w:hAnsi="黑体" w:eastAsia="黑体" w:cs="黑体"/>
          <w:b w:val="0"/>
          <w:bCs w:val="0"/>
          <w:color w:val="FF0000"/>
          <w:sz w:val="21"/>
          <w:szCs w:val="21"/>
        </w:rPr>
      </w:pPr>
      <w:r>
        <w:rPr>
          <w:rFonts w:hint="eastAsia" w:ascii="黑体" w:hAnsi="黑体" w:eastAsia="黑体" w:cs="黑体"/>
          <w:b w:val="0"/>
          <w:bCs w:val="0"/>
          <w:i w:val="0"/>
          <w:caps w:val="0"/>
          <w:color w:val="FF0000"/>
          <w:spacing w:val="10"/>
          <w:sz w:val="21"/>
          <w:szCs w:val="21"/>
          <w:shd w:val="clear" w:fill="FFFFFF"/>
        </w:rPr>
        <w:t>检查 PC 能否同本网络其它主机通讯；</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240" w:lineRule="exact"/>
        <w:ind w:left="0" w:right="0" w:firstLine="460" w:firstLineChars="200"/>
        <w:textAlignment w:val="auto"/>
        <w:rPr>
          <w:rFonts w:hint="eastAsia" w:ascii="黑体" w:hAnsi="黑体" w:eastAsia="黑体" w:cs="黑体"/>
          <w:b w:val="0"/>
          <w:bCs w:val="0"/>
          <w:color w:val="FF0000"/>
          <w:sz w:val="21"/>
          <w:szCs w:val="21"/>
        </w:rPr>
      </w:pPr>
      <w:r>
        <w:rPr>
          <w:rFonts w:hint="eastAsia" w:ascii="黑体" w:hAnsi="黑体" w:eastAsia="黑体" w:cs="黑体"/>
          <w:b w:val="0"/>
          <w:bCs w:val="0"/>
          <w:i w:val="0"/>
          <w:caps w:val="0"/>
          <w:color w:val="FF0000"/>
          <w:spacing w:val="10"/>
          <w:sz w:val="21"/>
          <w:szCs w:val="21"/>
          <w:shd w:val="clear" w:fill="FFFFFF"/>
        </w:rPr>
        <w:t>检查 PC 能否与网关通讯；</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240" w:lineRule="exact"/>
        <w:ind w:left="0" w:right="0" w:firstLine="460" w:firstLineChars="200"/>
        <w:textAlignment w:val="auto"/>
        <w:rPr>
          <w:rFonts w:hint="eastAsia" w:ascii="黑体" w:hAnsi="黑体" w:eastAsia="黑体" w:cs="黑体"/>
          <w:b w:val="0"/>
          <w:bCs w:val="0"/>
          <w:color w:val="FF0000"/>
          <w:sz w:val="21"/>
          <w:szCs w:val="21"/>
        </w:rPr>
      </w:pPr>
      <w:r>
        <w:rPr>
          <w:rFonts w:hint="eastAsia" w:ascii="黑体" w:hAnsi="黑体" w:eastAsia="黑体" w:cs="黑体"/>
          <w:b w:val="0"/>
          <w:bCs w:val="0"/>
          <w:i w:val="0"/>
          <w:caps w:val="0"/>
          <w:color w:val="FF0000"/>
          <w:spacing w:val="10"/>
          <w:sz w:val="21"/>
          <w:szCs w:val="21"/>
          <w:shd w:val="clear" w:fill="FFFFFF"/>
        </w:rPr>
        <w:t>检查 PC 的 DNS 设置是否正确；</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240" w:lineRule="exact"/>
        <w:ind w:left="0" w:right="0" w:firstLine="460" w:firstLineChars="200"/>
        <w:textAlignment w:val="auto"/>
        <w:rPr>
          <w:rFonts w:hint="eastAsia" w:ascii="黑体" w:hAnsi="黑体" w:eastAsia="黑体" w:cs="黑体"/>
          <w:b w:val="0"/>
          <w:bCs w:val="0"/>
          <w:color w:val="FF0000"/>
          <w:sz w:val="21"/>
          <w:szCs w:val="21"/>
        </w:rPr>
      </w:pPr>
      <w:r>
        <w:rPr>
          <w:rFonts w:hint="eastAsia" w:ascii="黑体" w:hAnsi="黑体" w:eastAsia="黑体" w:cs="黑体"/>
          <w:b w:val="0"/>
          <w:bCs w:val="0"/>
          <w:i w:val="0"/>
          <w:caps w:val="0"/>
          <w:color w:val="FF0000"/>
          <w:spacing w:val="10"/>
          <w:sz w:val="21"/>
          <w:szCs w:val="21"/>
          <w:shd w:val="clear" w:fill="FFFFFF"/>
        </w:rPr>
        <w:t>检查能否和 DNS 通讯；</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240" w:lineRule="exact"/>
        <w:ind w:left="0" w:right="0" w:firstLine="460" w:firstLineChars="200"/>
        <w:textAlignment w:val="auto"/>
        <w:rPr>
          <w:rFonts w:hint="eastAsia" w:ascii="黑体" w:hAnsi="黑体" w:eastAsia="黑体" w:cs="黑体"/>
          <w:b w:val="0"/>
          <w:bCs w:val="0"/>
          <w:color w:val="FF0000"/>
          <w:sz w:val="21"/>
          <w:szCs w:val="21"/>
        </w:rPr>
      </w:pPr>
      <w:r>
        <w:rPr>
          <w:rFonts w:hint="eastAsia" w:ascii="黑体" w:hAnsi="黑体" w:eastAsia="黑体" w:cs="黑体"/>
          <w:b w:val="0"/>
          <w:bCs w:val="0"/>
          <w:i w:val="0"/>
          <w:caps w:val="0"/>
          <w:color w:val="FF0000"/>
          <w:spacing w:val="10"/>
          <w:sz w:val="21"/>
          <w:szCs w:val="21"/>
          <w:shd w:val="clear" w:fill="FFFFFF"/>
        </w:rPr>
        <w:t>检查能否 PING 通服务器；</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240" w:lineRule="exact"/>
        <w:ind w:left="0" w:right="0" w:firstLine="460" w:firstLineChars="200"/>
        <w:textAlignment w:val="auto"/>
        <w:rPr>
          <w:rFonts w:hint="eastAsia" w:ascii="黑体" w:hAnsi="黑体" w:eastAsia="黑体" w:cs="黑体"/>
          <w:b w:val="0"/>
          <w:bCs w:val="0"/>
          <w:i w:val="0"/>
          <w:caps w:val="0"/>
          <w:color w:val="FF0000"/>
          <w:spacing w:val="10"/>
          <w:sz w:val="21"/>
          <w:szCs w:val="21"/>
          <w:shd w:val="clear" w:fill="FFFFFF"/>
        </w:rPr>
      </w:pPr>
      <w:r>
        <w:rPr>
          <w:rFonts w:hint="eastAsia" w:ascii="黑体" w:hAnsi="黑体" w:eastAsia="黑体" w:cs="黑体"/>
          <w:b w:val="0"/>
          <w:bCs w:val="0"/>
          <w:i w:val="0"/>
          <w:caps w:val="0"/>
          <w:color w:val="FF0000"/>
          <w:spacing w:val="10"/>
          <w:sz w:val="21"/>
          <w:szCs w:val="21"/>
          <w:shd w:val="clear" w:fill="FFFFFF"/>
        </w:rPr>
        <w:t>杀毒；</w:t>
      </w:r>
    </w:p>
    <w:p>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240" w:lineRule="exact"/>
        <w:ind w:left="0" w:right="0"/>
        <w:textAlignment w:val="auto"/>
        <w:rPr>
          <w:rFonts w:hint="eastAsia" w:ascii="黑体" w:hAnsi="黑体" w:eastAsia="黑体" w:cs="黑体"/>
          <w:b/>
          <w:bCs/>
          <w:i w:val="0"/>
          <w:caps w:val="0"/>
          <w:color w:val="4D4D4D"/>
          <w:spacing w:val="10"/>
          <w:sz w:val="16"/>
          <w:szCs w:val="16"/>
          <w:shd w:val="clear" w:fill="FFFFFF"/>
        </w:rPr>
      </w:pPr>
    </w:p>
    <w:p>
      <w:pPr>
        <w:pStyle w:val="7"/>
        <w:keepNext w:val="0"/>
        <w:keepLines w:val="0"/>
        <w:pageBreakBefore w:val="0"/>
        <w:widowControl/>
        <w:numPr>
          <w:ilvl w:val="0"/>
          <w:numId w:val="4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240" w:lineRule="exact"/>
        <w:ind w:left="0" w:leftChars="0" w:right="0" w:firstLine="0" w:firstLineChars="0"/>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What do you think of the view that "the Internet is a double-edged sword"</w:t>
      </w:r>
    </w:p>
    <w:p>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240" w:lineRule="exact"/>
        <w:ind w:leftChars="0" w:right="0" w:rightChars="0" w:firstLine="420" w:firstLineChars="200"/>
        <w:textAlignment w:val="auto"/>
        <w:rPr>
          <w:rFonts w:hint="eastAsia" w:ascii="黑体" w:hAnsi="黑体" w:eastAsia="黑体" w:cs="黑体"/>
          <w:color w:val="FF0000"/>
          <w:kern w:val="2"/>
          <w:sz w:val="21"/>
          <w:szCs w:val="24"/>
          <w:lang w:val="en-US" w:eastAsia="zh-CN" w:bidi="ar-SA"/>
        </w:rPr>
      </w:pPr>
      <w:r>
        <w:rPr>
          <w:rFonts w:hint="eastAsia" w:ascii="黑体" w:hAnsi="黑体" w:eastAsia="黑体" w:cs="黑体"/>
          <w:color w:val="FF0000"/>
          <w:kern w:val="2"/>
          <w:sz w:val="21"/>
          <w:szCs w:val="24"/>
          <w:lang w:val="en-US" w:eastAsia="zh-CN" w:bidi="ar-SA"/>
        </w:rPr>
        <w:t>分析利弊，有理即可。</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80" w:beforeAutospacing="0" w:after="0" w:afterAutospacing="0"/>
        <w:ind w:left="0" w:leftChars="0" w:right="0" w:rightChars="0" w:firstLine="0" w:firstLineChars="0"/>
        <w:rPr>
          <w:rFonts w:hint="default" w:eastAsiaTheme="minorEastAsia"/>
          <w:b w:val="0"/>
          <w:lang w:val="en-US" w:eastAsia="zh-CN"/>
        </w:rPr>
      </w:pPr>
      <w:r>
        <w:rPr>
          <w:rFonts w:hint="eastAsia"/>
          <w:b w:val="0"/>
          <w:lang w:val="en-US" w:eastAsia="zh-CN"/>
        </w:rPr>
        <w:t>Choose two or three from the following words,and talk about the connection between(among) these words.(Internet,Cloud computing,Big data,5G,Internet of things,AI)</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leftChars="0" w:right="0" w:rightChars="0" w:firstLine="420" w:firstLineChars="200"/>
        <w:rPr>
          <w:rFonts w:hint="eastAsia" w:ascii="黑体" w:hAnsi="黑体" w:eastAsia="黑体" w:cs="黑体"/>
          <w:b w:val="0"/>
          <w:color w:val="FF0000"/>
          <w:lang w:val="en-US" w:eastAsia="zh-CN"/>
        </w:rPr>
      </w:pPr>
      <w:r>
        <w:rPr>
          <w:rFonts w:hint="eastAsia" w:ascii="黑体" w:hAnsi="黑体" w:eastAsia="黑体" w:cs="黑体"/>
          <w:b w:val="0"/>
          <w:color w:val="FF0000"/>
          <w:lang w:val="en-US" w:eastAsia="zh-CN"/>
        </w:rPr>
        <w:t>基于对这些现进技术的了解，谈谈自己对这些技术的认识，以及对其之间关系的认识即可。</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80" w:beforeAutospacing="0" w:after="0" w:afterAutospacing="0"/>
        <w:ind w:left="0" w:leftChars="0" w:right="0" w:rightChars="0" w:firstLine="0" w:firstLineChars="0"/>
        <w:jc w:val="both"/>
        <w:rPr>
          <w:rFonts w:hint="default" w:eastAsiaTheme="minorEastAsia"/>
          <w:b w:val="0"/>
          <w:lang w:val="en-US" w:eastAsia="zh-CN"/>
        </w:rPr>
      </w:pPr>
      <w:r>
        <w:rPr>
          <w:rFonts w:hint="eastAsia"/>
          <w:b w:val="0"/>
          <w:lang w:val="en-US" w:eastAsia="zh-CN"/>
        </w:rPr>
        <w:t>What do you think of the social network apps like wechat,QQ,Facebook?Do you think that it makes people closer together or pushes people further apart?Why?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right="0" w:rightChars="0"/>
        <w:jc w:val="both"/>
        <w:rPr>
          <w:rFonts w:hint="eastAsia"/>
          <w:b w:val="0"/>
          <w:lang w:val="en-US" w:eastAsia="zh-CN"/>
        </w:rPr>
      </w:pPr>
    </w:p>
    <w:p>
      <w:pPr>
        <w:numPr>
          <w:ilvl w:val="0"/>
          <w:numId w:val="40"/>
        </w:numPr>
        <w:ind w:left="0" w:leftChars="0" w:firstLine="0" w:firstLineChars="0"/>
        <w:rPr>
          <w:rFonts w:hint="default"/>
          <w:lang w:val="en-US" w:eastAsia="zh-CN"/>
        </w:rPr>
      </w:pPr>
      <w:r>
        <w:rPr>
          <w:rFonts w:hint="eastAsia"/>
          <w:lang w:val="en-US" w:eastAsia="zh-CN"/>
        </w:rPr>
        <w:t>Talk about your thoughts on the information cocoons.</w:t>
      </w:r>
    </w:p>
    <w:p>
      <w:pPr>
        <w:rPr>
          <w:rFonts w:hint="eastAsia"/>
          <w:lang w:val="en-US" w:eastAsia="zh-CN"/>
        </w:rPr>
      </w:pPr>
      <w:r>
        <w:rPr>
          <w:rFonts w:hint="eastAsia"/>
          <w:lang w:val="en-US" w:eastAsia="zh-CN"/>
        </w:rPr>
        <w:t>Open ended questions：</w:t>
      </w:r>
    </w:p>
    <w:p>
      <w:pPr>
        <w:numPr>
          <w:ilvl w:val="0"/>
          <w:numId w:val="41"/>
        </w:numPr>
        <w:ind w:left="425" w:leftChars="0" w:hanging="425" w:firstLineChars="0"/>
        <w:rPr>
          <w:rFonts w:hint="default"/>
          <w:lang w:val="en-US" w:eastAsia="zh-CN"/>
        </w:rPr>
      </w:pPr>
      <w:r>
        <w:rPr>
          <w:rFonts w:hint="eastAsia"/>
          <w:lang w:val="en-US" w:eastAsia="zh-CN"/>
        </w:rPr>
        <w:t xml:space="preserve">Explain what is happening behind the scenes when you connect your laptop via BIT campus network. </w:t>
      </w:r>
    </w:p>
    <w:p>
      <w:pPr>
        <w:numPr>
          <w:ilvl w:val="0"/>
          <w:numId w:val="41"/>
        </w:numPr>
        <w:ind w:left="425" w:leftChars="0" w:hanging="425" w:firstLineChars="0"/>
        <w:rPr>
          <w:rFonts w:hint="default"/>
          <w:lang w:val="en-US" w:eastAsia="zh-CN"/>
        </w:rPr>
      </w:pPr>
      <w:r>
        <w:rPr>
          <w:rFonts w:hint="eastAsia"/>
          <w:lang w:val="en-US" w:eastAsia="zh-CN"/>
        </w:rPr>
        <w:t xml:space="preserve">Explain what is happening behind the scenes when you connect to Internet via 5G connection of your cell phone. </w:t>
      </w:r>
    </w:p>
    <w:p>
      <w:pPr>
        <w:numPr>
          <w:ilvl w:val="0"/>
          <w:numId w:val="41"/>
        </w:numPr>
        <w:ind w:left="425" w:leftChars="0" w:hanging="425" w:firstLineChars="0"/>
        <w:rPr>
          <w:rFonts w:hint="default"/>
          <w:lang w:val="en-US" w:eastAsia="zh-CN"/>
        </w:rPr>
      </w:pPr>
      <w:r>
        <w:rPr>
          <w:rFonts w:hint="eastAsia"/>
          <w:lang w:val="en-US" w:eastAsia="zh-CN"/>
        </w:rPr>
        <w:t xml:space="preserve">What are some of the main ideas about computer networks? </w:t>
      </w:r>
    </w:p>
    <w:p>
      <w:pPr>
        <w:numPr>
          <w:ilvl w:val="0"/>
          <w:numId w:val="41"/>
        </w:numPr>
        <w:ind w:left="425" w:leftChars="0" w:hanging="425" w:firstLineChars="0"/>
        <w:rPr>
          <w:rFonts w:hint="default"/>
          <w:lang w:val="en-US" w:eastAsia="zh-CN"/>
        </w:rPr>
      </w:pPr>
      <w:r>
        <w:rPr>
          <w:rFonts w:hint="eastAsia"/>
          <w:lang w:val="en-US" w:eastAsia="zh-CN"/>
        </w:rPr>
        <w:t xml:space="preserve">*Compare TCP/IP and OSI models. </w:t>
      </w:r>
    </w:p>
    <w:p>
      <w:pPr>
        <w:numPr>
          <w:ilvl w:val="0"/>
          <w:numId w:val="41"/>
        </w:numPr>
        <w:ind w:left="425" w:leftChars="0" w:hanging="425" w:firstLineChars="0"/>
        <w:rPr>
          <w:rFonts w:hint="default"/>
          <w:lang w:val="en-US" w:eastAsia="zh-CN"/>
        </w:rPr>
      </w:pPr>
      <w:r>
        <w:rPr>
          <w:rFonts w:hint="eastAsia"/>
          <w:lang w:val="en-US" w:eastAsia="zh-CN"/>
        </w:rPr>
        <w:t>Why relational databases are more desirable than other database models?</w:t>
      </w:r>
    </w:p>
    <w:p>
      <w:pPr>
        <w:numPr>
          <w:ilvl w:val="0"/>
          <w:numId w:val="41"/>
        </w:numPr>
        <w:ind w:left="425" w:leftChars="0" w:hanging="425" w:firstLineChars="0"/>
        <w:rPr>
          <w:rFonts w:hint="default"/>
          <w:lang w:val="en-US" w:eastAsia="zh-CN"/>
        </w:rPr>
      </w:pPr>
      <w:r>
        <w:rPr>
          <w:rFonts w:hint="eastAsia"/>
          <w:lang w:val="en-US" w:eastAsia="zh-CN"/>
        </w:rPr>
        <w:t>Compare big data and traditional databases.</w:t>
      </w:r>
    </w:p>
    <w:p>
      <w:pPr>
        <w:rPr>
          <w:rFonts w:hint="eastAsia"/>
          <w:lang w:val="en-US" w:eastAsia="zh-CN"/>
        </w:rPr>
      </w:pPr>
    </w:p>
    <w:p>
      <w:pPr>
        <w:rPr>
          <w:rFonts w:hint="eastAsia"/>
          <w:lang w:val="en-US" w:eastAsia="zh-CN"/>
        </w:rPr>
      </w:pPr>
    </w:p>
    <w:p>
      <w:pPr>
        <w:rPr>
          <w:rFonts w:hint="default"/>
          <w:lang w:val="en-US" w:eastAsia="zh-CN"/>
        </w:rPr>
      </w:pPr>
    </w:p>
    <w:p/>
    <w:p/>
    <w:p>
      <w:pPr>
        <w:jc w:val="left"/>
        <w:rPr>
          <w:sz w:val="28"/>
        </w:rPr>
      </w:pPr>
    </w:p>
    <w:p>
      <w:pPr>
        <w:jc w:val="left"/>
        <w:rPr>
          <w:sz w:val="28"/>
        </w:rPr>
      </w:pPr>
    </w:p>
    <w:p>
      <w:pPr>
        <w:pStyle w:val="6"/>
        <w:rPr>
          <w:color w:val="000000" w:themeColor="text1"/>
          <w14:textFill>
            <w14:solidFill>
              <w14:schemeClr w14:val="tx1"/>
            </w14:solidFill>
          </w14:textFill>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Algerian">
    <w:panose1 w:val="04020705040A020607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E512F4"/>
    <w:multiLevelType w:val="singleLevel"/>
    <w:tmpl w:val="87E512F4"/>
    <w:lvl w:ilvl="0" w:tentative="0">
      <w:start w:val="29"/>
      <w:numFmt w:val="decimal"/>
      <w:suff w:val="space"/>
      <w:lvlText w:val="%1."/>
      <w:lvlJc w:val="left"/>
    </w:lvl>
  </w:abstractNum>
  <w:abstractNum w:abstractNumId="1">
    <w:nsid w:val="8D657D56"/>
    <w:multiLevelType w:val="singleLevel"/>
    <w:tmpl w:val="8D657D56"/>
    <w:lvl w:ilvl="0" w:tentative="0">
      <w:start w:val="1"/>
      <w:numFmt w:val="upperLetter"/>
      <w:lvlText w:val="%1."/>
      <w:lvlJc w:val="left"/>
      <w:pPr>
        <w:tabs>
          <w:tab w:val="left" w:pos="312"/>
        </w:tabs>
      </w:pPr>
    </w:lvl>
  </w:abstractNum>
  <w:abstractNum w:abstractNumId="2">
    <w:nsid w:val="91288FC0"/>
    <w:multiLevelType w:val="singleLevel"/>
    <w:tmpl w:val="91288FC0"/>
    <w:lvl w:ilvl="0" w:tentative="0">
      <w:start w:val="1"/>
      <w:numFmt w:val="upperLetter"/>
      <w:lvlText w:val="%1."/>
      <w:lvlJc w:val="left"/>
      <w:pPr>
        <w:tabs>
          <w:tab w:val="left" w:pos="312"/>
        </w:tabs>
      </w:pPr>
    </w:lvl>
  </w:abstractNum>
  <w:abstractNum w:abstractNumId="3">
    <w:nsid w:val="92F1B6E1"/>
    <w:multiLevelType w:val="multilevel"/>
    <w:tmpl w:val="92F1B6E1"/>
    <w:lvl w:ilvl="0" w:tentative="0">
      <w:start w:val="30"/>
      <w:numFmt w:val="decimal"/>
      <w:lvlText w:val="%1."/>
      <w:lvlJc w:val="left"/>
      <w:pPr>
        <w:ind w:left="420" w:hanging="23"/>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9A1F57C5"/>
    <w:multiLevelType w:val="singleLevel"/>
    <w:tmpl w:val="9A1F57C5"/>
    <w:lvl w:ilvl="0" w:tentative="0">
      <w:start w:val="1"/>
      <w:numFmt w:val="upperLetter"/>
      <w:lvlText w:val="%1."/>
      <w:lvlJc w:val="left"/>
      <w:pPr>
        <w:tabs>
          <w:tab w:val="left" w:pos="312"/>
        </w:tabs>
        <w:ind w:left="630" w:firstLine="0"/>
      </w:pPr>
    </w:lvl>
  </w:abstractNum>
  <w:abstractNum w:abstractNumId="5">
    <w:nsid w:val="A307C5D4"/>
    <w:multiLevelType w:val="singleLevel"/>
    <w:tmpl w:val="A307C5D4"/>
    <w:lvl w:ilvl="0" w:tentative="0">
      <w:start w:val="1"/>
      <w:numFmt w:val="upperLetter"/>
      <w:lvlText w:val="%1."/>
      <w:lvlJc w:val="left"/>
      <w:pPr>
        <w:tabs>
          <w:tab w:val="left" w:pos="312"/>
        </w:tabs>
      </w:pPr>
    </w:lvl>
  </w:abstractNum>
  <w:abstractNum w:abstractNumId="6">
    <w:nsid w:val="A7EB3ADB"/>
    <w:multiLevelType w:val="singleLevel"/>
    <w:tmpl w:val="A7EB3ADB"/>
    <w:lvl w:ilvl="0" w:tentative="0">
      <w:start w:val="1"/>
      <w:numFmt w:val="upperLetter"/>
      <w:lvlText w:val="%1."/>
      <w:lvlJc w:val="left"/>
      <w:pPr>
        <w:tabs>
          <w:tab w:val="left" w:pos="312"/>
        </w:tabs>
      </w:pPr>
    </w:lvl>
  </w:abstractNum>
  <w:abstractNum w:abstractNumId="7">
    <w:nsid w:val="BE626D3E"/>
    <w:multiLevelType w:val="singleLevel"/>
    <w:tmpl w:val="BE626D3E"/>
    <w:lvl w:ilvl="0" w:tentative="0">
      <w:start w:val="1"/>
      <w:numFmt w:val="decimal"/>
      <w:lvlText w:val="%1."/>
      <w:lvlJc w:val="left"/>
      <w:pPr>
        <w:ind w:left="425" w:hanging="425"/>
      </w:pPr>
      <w:rPr>
        <w:rFonts w:hint="default"/>
      </w:rPr>
    </w:lvl>
  </w:abstractNum>
  <w:abstractNum w:abstractNumId="8">
    <w:nsid w:val="C71C2947"/>
    <w:multiLevelType w:val="singleLevel"/>
    <w:tmpl w:val="C71C2947"/>
    <w:lvl w:ilvl="0" w:tentative="0">
      <w:start w:val="1"/>
      <w:numFmt w:val="decimal"/>
      <w:suff w:val="nothing"/>
      <w:lvlText w:val="%1、"/>
      <w:lvlJc w:val="left"/>
    </w:lvl>
  </w:abstractNum>
  <w:abstractNum w:abstractNumId="9">
    <w:nsid w:val="CD0EFDD3"/>
    <w:multiLevelType w:val="singleLevel"/>
    <w:tmpl w:val="CD0EFDD3"/>
    <w:lvl w:ilvl="0" w:tentative="0">
      <w:start w:val="1"/>
      <w:numFmt w:val="upperLetter"/>
      <w:lvlText w:val="%1."/>
      <w:lvlJc w:val="left"/>
      <w:pPr>
        <w:tabs>
          <w:tab w:val="left" w:pos="312"/>
        </w:tabs>
      </w:pPr>
    </w:lvl>
  </w:abstractNum>
  <w:abstractNum w:abstractNumId="10">
    <w:nsid w:val="DAB97CE8"/>
    <w:multiLevelType w:val="singleLevel"/>
    <w:tmpl w:val="DAB97CE8"/>
    <w:lvl w:ilvl="0" w:tentative="0">
      <w:start w:val="1"/>
      <w:numFmt w:val="decimal"/>
      <w:suff w:val="nothing"/>
      <w:lvlText w:val="%1、"/>
      <w:lvlJc w:val="left"/>
    </w:lvl>
  </w:abstractNum>
  <w:abstractNum w:abstractNumId="11">
    <w:nsid w:val="DADEE52D"/>
    <w:multiLevelType w:val="singleLevel"/>
    <w:tmpl w:val="DADEE52D"/>
    <w:lvl w:ilvl="0" w:tentative="0">
      <w:start w:val="1"/>
      <w:numFmt w:val="upperLetter"/>
      <w:lvlText w:val="%1."/>
      <w:lvlJc w:val="left"/>
      <w:pPr>
        <w:tabs>
          <w:tab w:val="left" w:pos="312"/>
        </w:tabs>
        <w:ind w:left="630" w:firstLine="0"/>
      </w:pPr>
    </w:lvl>
  </w:abstractNum>
  <w:abstractNum w:abstractNumId="12">
    <w:nsid w:val="E12F65B9"/>
    <w:multiLevelType w:val="singleLevel"/>
    <w:tmpl w:val="E12F65B9"/>
    <w:lvl w:ilvl="0" w:tentative="0">
      <w:start w:val="1"/>
      <w:numFmt w:val="upperLetter"/>
      <w:suff w:val="space"/>
      <w:lvlText w:val="%1."/>
      <w:lvlJc w:val="left"/>
    </w:lvl>
  </w:abstractNum>
  <w:abstractNum w:abstractNumId="13">
    <w:nsid w:val="E98FC7E4"/>
    <w:multiLevelType w:val="singleLevel"/>
    <w:tmpl w:val="E98FC7E4"/>
    <w:lvl w:ilvl="0" w:tentative="0">
      <w:start w:val="3"/>
      <w:numFmt w:val="decimal"/>
      <w:suff w:val="nothing"/>
      <w:lvlText w:val="%1、"/>
      <w:lvlJc w:val="left"/>
    </w:lvl>
  </w:abstractNum>
  <w:abstractNum w:abstractNumId="14">
    <w:nsid w:val="F6219B05"/>
    <w:multiLevelType w:val="singleLevel"/>
    <w:tmpl w:val="F6219B05"/>
    <w:lvl w:ilvl="0" w:tentative="0">
      <w:start w:val="1"/>
      <w:numFmt w:val="decimal"/>
      <w:lvlText w:val="%1."/>
      <w:lvlJc w:val="left"/>
      <w:pPr>
        <w:ind w:left="425" w:hanging="425"/>
      </w:pPr>
      <w:rPr>
        <w:rFonts w:hint="default"/>
      </w:rPr>
    </w:lvl>
  </w:abstractNum>
  <w:abstractNum w:abstractNumId="15">
    <w:nsid w:val="FCECD7E7"/>
    <w:multiLevelType w:val="singleLevel"/>
    <w:tmpl w:val="FCECD7E7"/>
    <w:lvl w:ilvl="0" w:tentative="0">
      <w:start w:val="1"/>
      <w:numFmt w:val="decimal"/>
      <w:suff w:val="nothing"/>
      <w:lvlText w:val="%1、"/>
      <w:lvlJc w:val="left"/>
    </w:lvl>
  </w:abstractNum>
  <w:abstractNum w:abstractNumId="16">
    <w:nsid w:val="00920548"/>
    <w:multiLevelType w:val="singleLevel"/>
    <w:tmpl w:val="00920548"/>
    <w:lvl w:ilvl="0" w:tentative="0">
      <w:start w:val="1"/>
      <w:numFmt w:val="upperLetter"/>
      <w:lvlText w:val="%1."/>
      <w:lvlJc w:val="left"/>
      <w:pPr>
        <w:tabs>
          <w:tab w:val="left" w:pos="312"/>
        </w:tabs>
        <w:ind w:left="630" w:firstLine="0"/>
      </w:pPr>
    </w:lvl>
  </w:abstractNum>
  <w:abstractNum w:abstractNumId="17">
    <w:nsid w:val="02F650D1"/>
    <w:multiLevelType w:val="multilevel"/>
    <w:tmpl w:val="02F650D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08D22160"/>
    <w:multiLevelType w:val="multilevel"/>
    <w:tmpl w:val="08D22160"/>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9">
    <w:nsid w:val="0DDA605C"/>
    <w:multiLevelType w:val="multilevel"/>
    <w:tmpl w:val="0DDA605C"/>
    <w:lvl w:ilvl="0" w:tentative="0">
      <w:start w:val="1"/>
      <w:numFmt w:val="decimal"/>
      <w:lvlText w:val="%1."/>
      <w:lvlJc w:val="left"/>
      <w:pPr>
        <w:tabs>
          <w:tab w:val="left" w:pos="312"/>
        </w:tabs>
      </w:pPr>
      <w:rPr>
        <w:rFonts w:hint="default"/>
        <w:u w:val="none"/>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0">
    <w:nsid w:val="129A0344"/>
    <w:multiLevelType w:val="singleLevel"/>
    <w:tmpl w:val="129A0344"/>
    <w:lvl w:ilvl="0" w:tentative="0">
      <w:start w:val="1"/>
      <w:numFmt w:val="decimal"/>
      <w:suff w:val="space"/>
      <w:lvlText w:val="%1."/>
      <w:lvlJc w:val="left"/>
    </w:lvl>
  </w:abstractNum>
  <w:abstractNum w:abstractNumId="21">
    <w:nsid w:val="130027D1"/>
    <w:multiLevelType w:val="multilevel"/>
    <w:tmpl w:val="130027D1"/>
    <w:lvl w:ilvl="0" w:tentative="0">
      <w:start w:val="1"/>
      <w:numFmt w:val="upperLetter"/>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17A312CE"/>
    <w:multiLevelType w:val="singleLevel"/>
    <w:tmpl w:val="17A312CE"/>
    <w:lvl w:ilvl="0" w:tentative="0">
      <w:start w:val="28"/>
      <w:numFmt w:val="decimal"/>
      <w:suff w:val="space"/>
      <w:lvlText w:val="%1."/>
      <w:lvlJc w:val="left"/>
    </w:lvl>
  </w:abstractNum>
  <w:abstractNum w:abstractNumId="23">
    <w:nsid w:val="19033F26"/>
    <w:multiLevelType w:val="multilevel"/>
    <w:tmpl w:val="19033F26"/>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1A619F99"/>
    <w:multiLevelType w:val="singleLevel"/>
    <w:tmpl w:val="1A619F99"/>
    <w:lvl w:ilvl="0" w:tentative="0">
      <w:start w:val="1"/>
      <w:numFmt w:val="upperLetter"/>
      <w:suff w:val="space"/>
      <w:lvlText w:val="%1."/>
      <w:lvlJc w:val="left"/>
    </w:lvl>
  </w:abstractNum>
  <w:abstractNum w:abstractNumId="25">
    <w:nsid w:val="20B1699C"/>
    <w:multiLevelType w:val="multilevel"/>
    <w:tmpl w:val="20B1699C"/>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Letter"/>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2EB50780"/>
    <w:multiLevelType w:val="multilevel"/>
    <w:tmpl w:val="2EB50780"/>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3800C0F5"/>
    <w:multiLevelType w:val="singleLevel"/>
    <w:tmpl w:val="3800C0F5"/>
    <w:lvl w:ilvl="0" w:tentative="0">
      <w:start w:val="1"/>
      <w:numFmt w:val="upperLetter"/>
      <w:lvlText w:val="%1."/>
      <w:lvlJc w:val="left"/>
      <w:pPr>
        <w:tabs>
          <w:tab w:val="left" w:pos="312"/>
        </w:tabs>
        <w:ind w:left="630" w:firstLine="0"/>
      </w:pPr>
    </w:lvl>
  </w:abstractNum>
  <w:abstractNum w:abstractNumId="28">
    <w:nsid w:val="3F9EA574"/>
    <w:multiLevelType w:val="multilevel"/>
    <w:tmpl w:val="3F9EA574"/>
    <w:lvl w:ilvl="0" w:tentative="0">
      <w:start w:val="25"/>
      <w:numFmt w:val="decimal"/>
      <w:lvlText w:val="%1."/>
      <w:lvlJc w:val="left"/>
      <w:pPr>
        <w:ind w:left="84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4037F28C"/>
    <w:multiLevelType w:val="singleLevel"/>
    <w:tmpl w:val="4037F28C"/>
    <w:lvl w:ilvl="0" w:tentative="0">
      <w:start w:val="1"/>
      <w:numFmt w:val="decimal"/>
      <w:suff w:val="nothing"/>
      <w:lvlText w:val="%1、"/>
      <w:lvlJc w:val="left"/>
    </w:lvl>
  </w:abstractNum>
  <w:abstractNum w:abstractNumId="30">
    <w:nsid w:val="41606339"/>
    <w:multiLevelType w:val="singleLevel"/>
    <w:tmpl w:val="41606339"/>
    <w:lvl w:ilvl="0" w:tentative="0">
      <w:start w:val="1"/>
      <w:numFmt w:val="decimal"/>
      <w:lvlText w:val="(%1)"/>
      <w:lvlJc w:val="left"/>
      <w:pPr>
        <w:tabs>
          <w:tab w:val="left" w:pos="312"/>
        </w:tabs>
      </w:pPr>
    </w:lvl>
  </w:abstractNum>
  <w:abstractNum w:abstractNumId="31">
    <w:nsid w:val="44998971"/>
    <w:multiLevelType w:val="singleLevel"/>
    <w:tmpl w:val="44998971"/>
    <w:lvl w:ilvl="0" w:tentative="0">
      <w:start w:val="1"/>
      <w:numFmt w:val="upperLetter"/>
      <w:lvlText w:val="%1."/>
      <w:lvlJc w:val="left"/>
      <w:pPr>
        <w:tabs>
          <w:tab w:val="left" w:pos="312"/>
        </w:tabs>
      </w:pPr>
    </w:lvl>
  </w:abstractNum>
  <w:abstractNum w:abstractNumId="32">
    <w:nsid w:val="44A12794"/>
    <w:multiLevelType w:val="singleLevel"/>
    <w:tmpl w:val="44A12794"/>
    <w:lvl w:ilvl="0" w:tentative="0">
      <w:start w:val="1"/>
      <w:numFmt w:val="upperLetter"/>
      <w:suff w:val="space"/>
      <w:lvlText w:val="%1."/>
      <w:lvlJc w:val="left"/>
    </w:lvl>
  </w:abstractNum>
  <w:abstractNum w:abstractNumId="33">
    <w:nsid w:val="4C4F197E"/>
    <w:multiLevelType w:val="singleLevel"/>
    <w:tmpl w:val="4C4F197E"/>
    <w:lvl w:ilvl="0" w:tentative="0">
      <w:start w:val="1"/>
      <w:numFmt w:val="upperLetter"/>
      <w:suff w:val="space"/>
      <w:lvlText w:val="%1."/>
      <w:lvlJc w:val="left"/>
    </w:lvl>
  </w:abstractNum>
  <w:abstractNum w:abstractNumId="34">
    <w:nsid w:val="50A1D924"/>
    <w:multiLevelType w:val="singleLevel"/>
    <w:tmpl w:val="50A1D924"/>
    <w:lvl w:ilvl="0" w:tentative="0">
      <w:start w:val="1"/>
      <w:numFmt w:val="decimal"/>
      <w:lvlText w:val="%1."/>
      <w:lvlJc w:val="left"/>
      <w:pPr>
        <w:tabs>
          <w:tab w:val="left" w:pos="312"/>
        </w:tabs>
      </w:pPr>
    </w:lvl>
  </w:abstractNum>
  <w:abstractNum w:abstractNumId="35">
    <w:nsid w:val="50FE6B9E"/>
    <w:multiLevelType w:val="multilevel"/>
    <w:tmpl w:val="50FE6B9E"/>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6">
    <w:nsid w:val="5226C68D"/>
    <w:multiLevelType w:val="multilevel"/>
    <w:tmpl w:val="5226C68D"/>
    <w:lvl w:ilvl="0" w:tentative="0">
      <w:start w:val="20"/>
      <w:numFmt w:val="decimal"/>
      <w:lvlText w:val="%1."/>
      <w:lvlJc w:val="left"/>
      <w:pPr>
        <w:ind w:left="397" w:firstLine="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5C741DD1"/>
    <w:multiLevelType w:val="multilevel"/>
    <w:tmpl w:val="5C741DD1"/>
    <w:lvl w:ilvl="0" w:tentative="0">
      <w:start w:val="1"/>
      <w:numFmt w:val="decimal"/>
      <w:lvlText w:val="%1."/>
      <w:lvlJc w:val="left"/>
      <w:pPr>
        <w:ind w:left="420" w:hanging="420"/>
      </w:pPr>
    </w:lvl>
    <w:lvl w:ilvl="1" w:tentative="0">
      <w:start w:val="1"/>
      <w:numFmt w:val="decimal"/>
      <w:lvlText w:val="%2."/>
      <w:lvlJc w:val="left"/>
      <w:pPr>
        <w:ind w:left="840" w:hanging="420"/>
      </w:pPr>
      <w:rPr>
        <w:rFonts w:hint="eastAsia"/>
      </w:rPr>
    </w:lvl>
    <w:lvl w:ilvl="2" w:tentative="0">
      <w:start w:val="1"/>
      <w:numFmt w:val="upperLetter"/>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6726B8EE"/>
    <w:multiLevelType w:val="singleLevel"/>
    <w:tmpl w:val="6726B8EE"/>
    <w:lvl w:ilvl="0" w:tentative="0">
      <w:start w:val="3"/>
      <w:numFmt w:val="decimal"/>
      <w:suff w:val="space"/>
      <w:lvlText w:val="%1."/>
      <w:lvlJc w:val="left"/>
    </w:lvl>
  </w:abstractNum>
  <w:abstractNum w:abstractNumId="39">
    <w:nsid w:val="6C636274"/>
    <w:multiLevelType w:val="multilevel"/>
    <w:tmpl w:val="6C636274"/>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73637771"/>
    <w:multiLevelType w:val="multilevel"/>
    <w:tmpl w:val="73637771"/>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4"/>
  </w:num>
  <w:num w:numId="2">
    <w:abstractNumId w:val="6"/>
  </w:num>
  <w:num w:numId="3">
    <w:abstractNumId w:val="11"/>
  </w:num>
  <w:num w:numId="4">
    <w:abstractNumId w:val="27"/>
  </w:num>
  <w:num w:numId="5">
    <w:abstractNumId w:val="16"/>
  </w:num>
  <w:num w:numId="6">
    <w:abstractNumId w:val="5"/>
  </w:num>
  <w:num w:numId="7">
    <w:abstractNumId w:val="4"/>
  </w:num>
  <w:num w:numId="8">
    <w:abstractNumId w:val="2"/>
  </w:num>
  <w:num w:numId="9">
    <w:abstractNumId w:val="19"/>
  </w:num>
  <w:num w:numId="10">
    <w:abstractNumId w:val="38"/>
  </w:num>
  <w:num w:numId="11">
    <w:abstractNumId w:val="1"/>
  </w:num>
  <w:num w:numId="12">
    <w:abstractNumId w:val="8"/>
  </w:num>
  <w:num w:numId="13">
    <w:abstractNumId w:val="14"/>
  </w:num>
  <w:num w:numId="14">
    <w:abstractNumId w:val="13"/>
  </w:num>
  <w:num w:numId="15">
    <w:abstractNumId w:val="17"/>
  </w:num>
  <w:num w:numId="16">
    <w:abstractNumId w:val="23"/>
  </w:num>
  <w:num w:numId="17">
    <w:abstractNumId w:val="40"/>
  </w:num>
  <w:num w:numId="18">
    <w:abstractNumId w:val="39"/>
  </w:num>
  <w:num w:numId="19">
    <w:abstractNumId w:val="15"/>
  </w:num>
  <w:num w:numId="20">
    <w:abstractNumId w:val="21"/>
  </w:num>
  <w:num w:numId="21">
    <w:abstractNumId w:val="37"/>
  </w:num>
  <w:num w:numId="22">
    <w:abstractNumId w:val="26"/>
  </w:num>
  <w:num w:numId="23">
    <w:abstractNumId w:val="25"/>
  </w:num>
  <w:num w:numId="24">
    <w:abstractNumId w:val="35"/>
  </w:num>
  <w:num w:numId="25">
    <w:abstractNumId w:val="36"/>
  </w:num>
  <w:num w:numId="26">
    <w:abstractNumId w:val="28"/>
  </w:num>
  <w:num w:numId="27">
    <w:abstractNumId w:val="18"/>
  </w:num>
  <w:num w:numId="28">
    <w:abstractNumId w:val="3"/>
  </w:num>
  <w:num w:numId="29">
    <w:abstractNumId w:val="10"/>
  </w:num>
  <w:num w:numId="30">
    <w:abstractNumId w:val="9"/>
  </w:num>
  <w:num w:numId="31">
    <w:abstractNumId w:val="24"/>
  </w:num>
  <w:num w:numId="32">
    <w:abstractNumId w:val="12"/>
  </w:num>
  <w:num w:numId="33">
    <w:abstractNumId w:val="32"/>
  </w:num>
  <w:num w:numId="34">
    <w:abstractNumId w:val="33"/>
  </w:num>
  <w:num w:numId="35">
    <w:abstractNumId w:val="29"/>
  </w:num>
  <w:num w:numId="36">
    <w:abstractNumId w:val="20"/>
  </w:num>
  <w:num w:numId="37">
    <w:abstractNumId w:val="30"/>
  </w:num>
  <w:num w:numId="38">
    <w:abstractNumId w:val="31"/>
  </w:num>
  <w:num w:numId="39">
    <w:abstractNumId w:val="22"/>
  </w:num>
  <w:num w:numId="40">
    <w:abstractNumId w:val="0"/>
  </w:num>
  <w:num w:numId="41">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赵丰年">
    <w15:presenceInfo w15:providerId="WPS Office" w15:userId="2900897651"/>
  </w15:person>
  <w15:person w15:author="liu shaoqing">
    <w15:presenceInfo w15:providerId="Windows Live" w15:userId="56dbbe5228a04b33"/>
  </w15:person>
  <w15:person w15:author="朱 胤同">
    <w15:presenceInfo w15:providerId="Windows Live" w15:userId="e4575ebef183ef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3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D21DE"/>
    <w:rsid w:val="106C3D8B"/>
    <w:rsid w:val="17160972"/>
    <w:rsid w:val="2257523C"/>
    <w:rsid w:val="2964444D"/>
    <w:rsid w:val="2EB44602"/>
    <w:rsid w:val="329B1B5F"/>
    <w:rsid w:val="345B624B"/>
    <w:rsid w:val="541B0B5B"/>
    <w:rsid w:val="5B686D50"/>
    <w:rsid w:val="5E3E6805"/>
    <w:rsid w:val="6B1149B3"/>
    <w:rsid w:val="71191AC0"/>
    <w:rsid w:val="7FF44D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3">
    <w:name w:val="Body Text Indent 2"/>
    <w:basedOn w:val="1"/>
    <w:qFormat/>
    <w:uiPriority w:val="0"/>
    <w:pPr>
      <w:ind w:firstLine="480" w:firstLineChars="200"/>
    </w:pPr>
    <w:rPr>
      <w:sz w:val="24"/>
    </w:rPr>
  </w:style>
  <w:style w:type="paragraph" w:styleId="4">
    <w:name w:val="footer"/>
    <w:basedOn w:val="1"/>
    <w:unhideWhenUsed/>
    <w:uiPriority w:val="99"/>
    <w:pPr>
      <w:tabs>
        <w:tab w:val="center" w:pos="4153"/>
        <w:tab w:val="right" w:pos="8306"/>
      </w:tabs>
      <w:snapToGrid w:val="0"/>
      <w:jc w:val="left"/>
    </w:pPr>
    <w:rPr>
      <w:rFonts w:hAnsiTheme="minorHAnsi" w:cstheme="majorBidi"/>
      <w:bCs/>
      <w:sz w:val="18"/>
      <w:szCs w:val="18"/>
    </w:rPr>
  </w:style>
  <w:style w:type="paragraph" w:styleId="5">
    <w:name w:val="header"/>
    <w:basedOn w:val="1"/>
    <w:unhideWhenUsed/>
    <w:qFormat/>
    <w:uiPriority w:val="99"/>
    <w:pPr>
      <w:pBdr>
        <w:bottom w:val="single" w:color="auto" w:sz="6" w:space="1"/>
      </w:pBdr>
      <w:tabs>
        <w:tab w:val="center" w:pos="4153"/>
        <w:tab w:val="right" w:pos="8306"/>
      </w:tabs>
      <w:snapToGrid w:val="0"/>
      <w:jc w:val="center"/>
    </w:pPr>
    <w:rPr>
      <w:rFonts w:hAnsiTheme="minorHAnsi" w:cstheme="majorBidi"/>
      <w:bCs/>
      <w:sz w:val="18"/>
      <w:szCs w:val="18"/>
    </w:rPr>
  </w:style>
  <w:style w:type="paragraph" w:styleId="6">
    <w:name w:val="Subtitle"/>
    <w:basedOn w:val="1"/>
    <w:next w:val="1"/>
    <w:qFormat/>
    <w:uiPriority w:val="11"/>
    <w:pPr>
      <w:spacing w:before="240" w:after="60" w:line="312" w:lineRule="auto"/>
      <w:jc w:val="center"/>
      <w:outlineLvl w:val="1"/>
    </w:pPr>
    <w:rPr>
      <w:b/>
      <w:bCs/>
      <w:kern w:val="28"/>
      <w:sz w:val="32"/>
      <w:szCs w:val="32"/>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22"/>
    <w:rPr>
      <w:b/>
    </w:rPr>
  </w:style>
  <w:style w:type="paragraph" w:styleId="11">
    <w:name w:val="List Paragraph"/>
    <w:basedOn w:val="1"/>
    <w:qFormat/>
    <w:uiPriority w:val="34"/>
    <w:pPr>
      <w:ind w:firstLine="420" w:firstLineChars="200"/>
    </w:pPr>
  </w:style>
  <w:style w:type="paragraph" w:customStyle="1" w:styleId="12">
    <w:name w:val="Body text|1"/>
    <w:basedOn w:val="1"/>
    <w:qFormat/>
    <w:uiPriority w:val="0"/>
    <w:pPr>
      <w:widowControl w:val="0"/>
      <w:shd w:val="clear" w:color="auto" w:fill="auto"/>
      <w:spacing w:after="260" w:line="276" w:lineRule="auto"/>
    </w:pPr>
    <w:rPr>
      <w:color w:val="222117"/>
      <w:sz w:val="20"/>
      <w:szCs w:val="20"/>
      <w:u w:val="none"/>
      <w:shd w:val="clear" w:color="auto" w:fill="auto"/>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73</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zhaofengnian</dc:creator>
  <cp:lastModifiedBy>赵丰年</cp:lastModifiedBy>
  <dcterms:modified xsi:type="dcterms:W3CDTF">2021-11-17T05:56:09Z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